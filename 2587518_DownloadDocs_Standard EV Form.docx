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46B0" w14:textId="77777777" w:rsidR="00CA0DBF" w:rsidRPr="002F2E20" w:rsidRDefault="00CA0DBF" w:rsidP="002D7D33">
      <w:pPr>
        <w:pStyle w:val="Title"/>
        <w:rPr>
          <w:rFonts w:ascii="Calibri" w:hAnsi="Calibri" w:cs="Calibri"/>
          <w:sz w:val="20"/>
          <w:szCs w:val="20"/>
        </w:rPr>
      </w:pPr>
      <w:r w:rsidRPr="002F2E20">
        <w:rPr>
          <w:rFonts w:ascii="Calibri" w:hAnsi="Calibri" w:cs="Calibri"/>
          <w:sz w:val="20"/>
          <w:szCs w:val="20"/>
        </w:rPr>
        <w:t>EMPLOYEE VERIFICATION FOR</w:t>
      </w:r>
      <w:r w:rsidR="008C54A7" w:rsidRPr="002F2E20">
        <w:rPr>
          <w:rFonts w:ascii="Calibri" w:hAnsi="Calibri" w:cs="Calibri"/>
          <w:sz w:val="20"/>
          <w:szCs w:val="20"/>
        </w:rPr>
        <w:t>M</w:t>
      </w:r>
    </w:p>
    <w:p w14:paraId="079A9187" w14:textId="77777777" w:rsidR="00CA0DBF" w:rsidRPr="002F2E20" w:rsidRDefault="00CA0DBF">
      <w:pPr>
        <w:pStyle w:val="Title"/>
        <w:rPr>
          <w:rFonts w:ascii="Calibri" w:hAnsi="Calibri" w:cs="Calibri"/>
          <w:sz w:val="20"/>
          <w:szCs w:val="20"/>
        </w:rPr>
      </w:pPr>
    </w:p>
    <w:p w14:paraId="4FCD9560" w14:textId="77777777" w:rsidR="00CA0DBF" w:rsidRPr="002F2E20" w:rsidRDefault="00CA0DBF">
      <w:pPr>
        <w:ind w:left="1620"/>
        <w:rPr>
          <w:rFonts w:ascii="Calibri" w:hAnsi="Calibri" w:cs="Calibri"/>
          <w:b/>
          <w:bCs/>
          <w:sz w:val="20"/>
          <w:szCs w:val="20"/>
        </w:rPr>
      </w:pPr>
    </w:p>
    <w:p w14:paraId="1CE85998" w14:textId="77777777" w:rsidR="00200972" w:rsidRPr="002F2E20" w:rsidRDefault="00200972" w:rsidP="008C54A7">
      <w:pPr>
        <w:ind w:left="1620" w:firstLine="540"/>
        <w:rPr>
          <w:ins w:id="0" w:author="Badrish Komarla" w:date="2017-12-08T15:58:00Z"/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t xml:space="preserve">EMPLOYEE </w:t>
      </w:r>
      <w:r w:rsidR="00156A40" w:rsidRPr="002F2E20">
        <w:rPr>
          <w:rFonts w:ascii="Calibri" w:hAnsi="Calibri" w:cs="Calibri"/>
          <w:b/>
          <w:bCs/>
          <w:sz w:val="20"/>
          <w:szCs w:val="20"/>
        </w:rPr>
        <w:t>NUMBER</w:t>
      </w:r>
      <w:r w:rsidR="00641BE9">
        <w:rPr>
          <w:rFonts w:ascii="Calibri" w:hAnsi="Calibri" w:cs="Calibri"/>
          <w:b/>
          <w:bCs/>
          <w:sz w:val="20"/>
          <w:szCs w:val="20"/>
        </w:rPr>
        <w:t>: 2587518</w:t>
      </w:r>
    </w:p>
    <w:p w14:paraId="18C1EE45" w14:textId="77777777" w:rsidR="00CA0DBF" w:rsidRPr="002F2E20" w:rsidRDefault="00CA0DBF">
      <w:pPr>
        <w:ind w:left="1620"/>
        <w:rPr>
          <w:rFonts w:ascii="Calibri" w:hAnsi="Calibri" w:cs="Calibri"/>
          <w:b/>
          <w:bCs/>
          <w:sz w:val="20"/>
          <w:szCs w:val="20"/>
        </w:rPr>
      </w:pPr>
    </w:p>
    <w:p w14:paraId="62DE7C92" w14:textId="77777777" w:rsidR="00CA0DBF" w:rsidRPr="002F2E20" w:rsidRDefault="00200972" w:rsidP="008C54A7">
      <w:pPr>
        <w:ind w:left="1440" w:firstLine="720"/>
        <w:rPr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t>MPHASIS</w:t>
      </w:r>
      <w:r w:rsidR="00CA0DBF" w:rsidRPr="002F2E20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F2E20">
        <w:rPr>
          <w:rFonts w:ascii="Calibri" w:hAnsi="Calibri" w:cs="Calibri"/>
          <w:b/>
          <w:bCs/>
          <w:sz w:val="20"/>
          <w:szCs w:val="20"/>
        </w:rPr>
        <w:t xml:space="preserve">DATE OF </w:t>
      </w:r>
      <w:r w:rsidR="008C54A7" w:rsidRPr="002F2E20">
        <w:rPr>
          <w:rFonts w:ascii="Calibri" w:hAnsi="Calibri" w:cs="Calibri"/>
          <w:b/>
          <w:bCs/>
          <w:sz w:val="20"/>
          <w:szCs w:val="20"/>
        </w:rPr>
        <w:t>JOINING:</w:t>
      </w:r>
      <w:r w:rsidR="00641BE9">
        <w:rPr>
          <w:rFonts w:ascii="Calibri" w:hAnsi="Calibri" w:cs="Calibri"/>
          <w:b/>
          <w:bCs/>
          <w:sz w:val="20"/>
          <w:szCs w:val="20"/>
        </w:rPr>
        <w:t xml:space="preserve"> 23/11/2023</w:t>
      </w:r>
    </w:p>
    <w:p w14:paraId="0C5DCD07" w14:textId="77777777" w:rsidR="00CA0DBF" w:rsidRPr="002F2E20" w:rsidRDefault="00CA0DBF">
      <w:pPr>
        <w:ind w:left="900" w:firstLine="720"/>
        <w:rPr>
          <w:rFonts w:ascii="Calibri" w:hAnsi="Calibri" w:cs="Calibri"/>
          <w:b/>
          <w:bCs/>
          <w:sz w:val="20"/>
          <w:szCs w:val="20"/>
        </w:rPr>
      </w:pPr>
    </w:p>
    <w:p w14:paraId="058F2CCF" w14:textId="77777777" w:rsidR="00156A40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t>Please provide complete information</w:t>
      </w:r>
      <w:r w:rsidR="007079CC" w:rsidRPr="002F2E20">
        <w:rPr>
          <w:rFonts w:ascii="Calibri" w:hAnsi="Calibri" w:cs="Calibri"/>
          <w:b/>
          <w:bCs/>
          <w:sz w:val="20"/>
          <w:szCs w:val="20"/>
        </w:rPr>
        <w:t xml:space="preserve"> / Details</w:t>
      </w:r>
      <w:r w:rsidRPr="002F2E20">
        <w:rPr>
          <w:rFonts w:ascii="Calibri" w:hAnsi="Calibri" w:cs="Calibri"/>
          <w:b/>
          <w:bCs/>
          <w:sz w:val="20"/>
          <w:szCs w:val="20"/>
        </w:rPr>
        <w:t xml:space="preserve">. </w:t>
      </w:r>
      <w:r w:rsidR="00156A40" w:rsidRPr="002F2E20">
        <w:rPr>
          <w:rFonts w:ascii="Calibri" w:hAnsi="Calibri" w:cs="Calibri"/>
          <w:b/>
          <w:bCs/>
          <w:sz w:val="20"/>
          <w:szCs w:val="20"/>
        </w:rPr>
        <w:t>Do not use short forms/Abbreviations.</w:t>
      </w:r>
    </w:p>
    <w:p w14:paraId="60B6BB91" w14:textId="77777777" w:rsidR="00156A40" w:rsidRPr="002F2E20" w:rsidRDefault="00156A40">
      <w:pPr>
        <w:rPr>
          <w:rFonts w:ascii="Calibri" w:hAnsi="Calibri" w:cs="Calibri"/>
          <w:b/>
          <w:bCs/>
          <w:sz w:val="20"/>
          <w:szCs w:val="20"/>
        </w:rPr>
      </w:pPr>
    </w:p>
    <w:p w14:paraId="5D46969F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t>All fields are mandatory.</w:t>
      </w:r>
    </w:p>
    <w:p w14:paraId="780D2FA5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2CE9BDA3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Y="1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9"/>
        <w:gridCol w:w="1858"/>
        <w:gridCol w:w="3164"/>
        <w:gridCol w:w="2379"/>
      </w:tblGrid>
      <w:tr w:rsidR="003975EC" w:rsidRPr="002F2E20" w14:paraId="2FD08786" w14:textId="77777777" w:rsidTr="003975EC">
        <w:trPr>
          <w:cantSplit/>
        </w:trPr>
        <w:tc>
          <w:tcPr>
            <w:tcW w:w="1968" w:type="dxa"/>
          </w:tcPr>
          <w:p w14:paraId="1E1CD0E3" w14:textId="77777777" w:rsidR="003975EC" w:rsidRPr="002F2E20" w:rsidRDefault="003975EC" w:rsidP="00F044FC">
            <w:pPr>
              <w:pStyle w:val="Heading1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7590" w:type="dxa"/>
            <w:gridSpan w:val="3"/>
          </w:tcPr>
          <w:p w14:paraId="5286508E" w14:textId="77777777" w:rsidR="003975EC" w:rsidRPr="002F2E20" w:rsidRDefault="003975EC" w:rsidP="00F044FC">
            <w:pPr>
              <w:pStyle w:val="Heading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F2E20">
              <w:rPr>
                <w:rFonts w:ascii="Calibri" w:hAnsi="Calibri" w:cs="Calibri"/>
                <w:sz w:val="20"/>
                <w:szCs w:val="20"/>
              </w:rPr>
              <w:t>PERSONAL DETAILS</w:t>
            </w:r>
          </w:p>
          <w:p w14:paraId="05CD4B5B" w14:textId="77777777" w:rsidR="003975EC" w:rsidRPr="002F2E20" w:rsidRDefault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975EC" w:rsidRPr="002F2E20" w14:paraId="5D8EB19B" w14:textId="77777777" w:rsidTr="003975EC">
        <w:trPr>
          <w:trHeight w:val="947"/>
        </w:trPr>
        <w:tc>
          <w:tcPr>
            <w:tcW w:w="1968" w:type="dxa"/>
          </w:tcPr>
          <w:p w14:paraId="6DEBF29F" w14:textId="77777777" w:rsidR="003975EC" w:rsidRPr="002F2E20" w:rsidRDefault="003975EC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Title (Mr./Mrs./Ms.)</w:t>
            </w:r>
          </w:p>
          <w:p w14:paraId="0FC7C0E4" w14:textId="77777777" w:rsidR="003975EC" w:rsidRPr="002F2E20" w:rsidRDefault="00641BE9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99" w:type="dxa"/>
          </w:tcPr>
          <w:p w14:paraId="7D3F9981" w14:textId="77777777" w:rsidR="003975EC" w:rsidRDefault="003975EC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Name (First)</w:t>
            </w:r>
          </w:p>
          <w:p w14:paraId="0BF0F04A" w14:textId="77777777" w:rsidR="00641BE9" w:rsidRPr="002F2E20" w:rsidRDefault="00641BE9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Mythika</w:t>
            </w:r>
          </w:p>
        </w:tc>
        <w:tc>
          <w:tcPr>
            <w:tcW w:w="3261" w:type="dxa"/>
          </w:tcPr>
          <w:p w14:paraId="353EF544" w14:textId="77777777" w:rsidR="003975EC" w:rsidRPr="002F2E20" w:rsidRDefault="003975EC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Middle</w:t>
            </w: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30" w:type="dxa"/>
          </w:tcPr>
          <w:p w14:paraId="4B53F5E3" w14:textId="77777777" w:rsidR="003975EC" w:rsidRDefault="003975EC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(Last)</w:t>
            </w:r>
          </w:p>
          <w:p w14:paraId="6F0CEA8A" w14:textId="77777777" w:rsidR="00641BE9" w:rsidRPr="002F2E20" w:rsidRDefault="00641BE9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Kanthasami</w:t>
            </w:r>
          </w:p>
        </w:tc>
      </w:tr>
      <w:tr w:rsidR="003975EC" w:rsidRPr="002F2E20" w14:paraId="4332CE08" w14:textId="77777777" w:rsidTr="003975EC">
        <w:trPr>
          <w:cantSplit/>
          <w:trHeight w:val="413"/>
        </w:trPr>
        <w:tc>
          <w:tcPr>
            <w:tcW w:w="1968" w:type="dxa"/>
          </w:tcPr>
          <w:p w14:paraId="464082B7" w14:textId="77777777" w:rsidR="003975EC" w:rsidRPr="002F2E20" w:rsidRDefault="003975EC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 of Birth</w:t>
            </w:r>
          </w:p>
          <w:p w14:paraId="33E3868A" w14:textId="77777777" w:rsidR="003975EC" w:rsidRPr="002F2E20" w:rsidRDefault="003975EC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(MM/DD/YY)</w:t>
            </w:r>
          </w:p>
          <w:p w14:paraId="3AAD30BA" w14:textId="77777777" w:rsidR="003975EC" w:rsidRPr="002F2E20" w:rsidRDefault="003975EC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590" w:type="dxa"/>
            <w:gridSpan w:val="3"/>
          </w:tcPr>
          <w:p w14:paraId="21332C2F" w14:textId="77777777" w:rsidR="003975EC" w:rsidRPr="002F2E20" w:rsidRDefault="00641BE9" w:rsidP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22/10/2000</w:t>
            </w:r>
          </w:p>
        </w:tc>
      </w:tr>
    </w:tbl>
    <w:p w14:paraId="0F16E346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7C19AA26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7FA17D12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pPr w:leftFromText="180" w:rightFromText="180" w:vertAnchor="page" w:horzAnchor="margin" w:tblpY="7771"/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1"/>
        <w:gridCol w:w="2657"/>
        <w:gridCol w:w="4500"/>
      </w:tblGrid>
      <w:tr w:rsidR="003975EC" w:rsidRPr="003975EC" w14:paraId="75042949" w14:textId="77777777" w:rsidTr="003975EC">
        <w:trPr>
          <w:cantSplit/>
        </w:trPr>
        <w:tc>
          <w:tcPr>
            <w:tcW w:w="9558" w:type="dxa"/>
            <w:gridSpan w:val="3"/>
          </w:tcPr>
          <w:p w14:paraId="714812BF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EDUCATIONAL RECORD- Please mention your Highest Completed Education Details</w:t>
            </w:r>
          </w:p>
        </w:tc>
      </w:tr>
      <w:tr w:rsidR="003975EC" w:rsidRPr="003975EC" w14:paraId="44B775BE" w14:textId="77777777" w:rsidTr="003975EC">
        <w:trPr>
          <w:cantSplit/>
        </w:trPr>
        <w:tc>
          <w:tcPr>
            <w:tcW w:w="2401" w:type="dxa"/>
          </w:tcPr>
          <w:p w14:paraId="3BB0D81F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College Name/Address</w:t>
            </w:r>
          </w:p>
          <w:p w14:paraId="0A5FE7D2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C4D0C81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157" w:type="dxa"/>
            <w:gridSpan w:val="2"/>
          </w:tcPr>
          <w:p w14:paraId="52E56097" w14:textId="77777777" w:rsidR="003975EC" w:rsidRPr="003975EC" w:rsidRDefault="00641BE9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Anna University BIT Campus, Trichy, Tamil Nadu</w:t>
            </w:r>
          </w:p>
        </w:tc>
      </w:tr>
      <w:tr w:rsidR="003975EC" w:rsidRPr="003975EC" w14:paraId="10E5FD06" w14:textId="77777777" w:rsidTr="003975EC">
        <w:trPr>
          <w:cantSplit/>
          <w:trHeight w:val="758"/>
        </w:trPr>
        <w:tc>
          <w:tcPr>
            <w:tcW w:w="2401" w:type="dxa"/>
          </w:tcPr>
          <w:p w14:paraId="4D2CE1A6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University Name/ Address</w:t>
            </w:r>
          </w:p>
          <w:p w14:paraId="4DD97F29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BF02A47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157" w:type="dxa"/>
            <w:gridSpan w:val="2"/>
          </w:tcPr>
          <w:p w14:paraId="3792AC3A" w14:textId="77777777" w:rsidR="003975EC" w:rsidRPr="003975EC" w:rsidRDefault="00641BE9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Anna University</w:t>
            </w:r>
          </w:p>
        </w:tc>
      </w:tr>
      <w:tr w:rsidR="003975EC" w:rsidRPr="003975EC" w14:paraId="4A5B7BBE" w14:textId="77777777" w:rsidTr="003975EC">
        <w:trPr>
          <w:trHeight w:val="893"/>
        </w:trPr>
        <w:tc>
          <w:tcPr>
            <w:tcW w:w="2401" w:type="dxa"/>
          </w:tcPr>
          <w:p w14:paraId="62287B63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From (Month/Year)</w:t>
            </w:r>
          </w:p>
          <w:p w14:paraId="4612653F" w14:textId="77777777" w:rsidR="003975EC" w:rsidRPr="003975EC" w:rsidRDefault="00641BE9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08/2018</w:t>
            </w:r>
          </w:p>
        </w:tc>
        <w:tc>
          <w:tcPr>
            <w:tcW w:w="2657" w:type="dxa"/>
          </w:tcPr>
          <w:p w14:paraId="4AC30B63" w14:textId="77777777" w:rsid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To (Month/Year)</w:t>
            </w:r>
          </w:p>
          <w:p w14:paraId="3798A537" w14:textId="77777777" w:rsidR="00641BE9" w:rsidRPr="003975EC" w:rsidRDefault="00641BE9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06/2022</w:t>
            </w:r>
          </w:p>
        </w:tc>
        <w:tc>
          <w:tcPr>
            <w:tcW w:w="4500" w:type="dxa"/>
          </w:tcPr>
          <w:p w14:paraId="7606F70F" w14:textId="77777777" w:rsid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Student Id No./Enrolment No.</w:t>
            </w:r>
          </w:p>
          <w:p w14:paraId="0440F09D" w14:textId="77777777" w:rsidR="00641BE9" w:rsidRPr="003975EC" w:rsidRDefault="00641BE9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1BE9">
              <w:rPr>
                <w:rFonts w:ascii="Calibri" w:hAnsi="Calibri" w:cs="Calibri"/>
                <w:b/>
                <w:bCs/>
                <w:sz w:val="20"/>
                <w:szCs w:val="20"/>
              </w:rPr>
              <w:t>810018105053</w:t>
            </w:r>
          </w:p>
        </w:tc>
      </w:tr>
      <w:tr w:rsidR="003975EC" w:rsidRPr="003975EC" w14:paraId="01175043" w14:textId="77777777" w:rsidTr="003975EC">
        <w:trPr>
          <w:cantSplit/>
        </w:trPr>
        <w:tc>
          <w:tcPr>
            <w:tcW w:w="2401" w:type="dxa"/>
          </w:tcPr>
          <w:p w14:paraId="32A71785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Type of Degree</w:t>
            </w:r>
          </w:p>
          <w:p w14:paraId="4F3E0795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9B5B6CC" w14:textId="77777777" w:rsidR="003975EC" w:rsidRPr="003975EC" w:rsidRDefault="00641BE9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Full time</w:t>
            </w:r>
          </w:p>
        </w:tc>
        <w:tc>
          <w:tcPr>
            <w:tcW w:w="2657" w:type="dxa"/>
          </w:tcPr>
          <w:p w14:paraId="6B327784" w14:textId="77777777" w:rsid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Graduation Date (Month/Year)</w:t>
            </w:r>
          </w:p>
          <w:p w14:paraId="0A1FE0C4" w14:textId="77777777" w:rsidR="00641BE9" w:rsidRPr="003975EC" w:rsidRDefault="00641BE9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10/2023</w:t>
            </w:r>
          </w:p>
        </w:tc>
        <w:tc>
          <w:tcPr>
            <w:tcW w:w="4500" w:type="dxa"/>
          </w:tcPr>
          <w:p w14:paraId="03FE8291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>Subject Major</w:t>
            </w:r>
          </w:p>
          <w:p w14:paraId="55E3B377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B68BE50" w14:textId="77777777" w:rsidR="003975EC" w:rsidRPr="003975EC" w:rsidRDefault="00641BE9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Electrical and Electronics Engineering</w:t>
            </w:r>
          </w:p>
          <w:p w14:paraId="1C59D3FD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D264AFB" w14:textId="77777777" w:rsidR="003975EC" w:rsidRPr="003975EC" w:rsidRDefault="003975EC" w:rsidP="003975E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766EBBFB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112E7B62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3F400C88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172DA483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4D0CE6AB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02FA06FD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4CEADBB8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68FC0A72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282997C6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5EB05108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2D219266" w14:textId="77777777" w:rsidR="00351F34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lastRenderedPageBreak/>
        <w:t xml:space="preserve">EMPLOYMENT SECTION: Please </w:t>
      </w:r>
      <w:r w:rsidR="005D7FF2" w:rsidRPr="002F2E20">
        <w:rPr>
          <w:rFonts w:ascii="Calibri" w:hAnsi="Calibri" w:cs="Calibri"/>
          <w:b/>
          <w:bCs/>
          <w:sz w:val="20"/>
          <w:szCs w:val="20"/>
        </w:rPr>
        <w:t>provide</w:t>
      </w:r>
      <w:r w:rsidRPr="002F2E20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2F2E20">
        <w:rPr>
          <w:rFonts w:ascii="Calibri" w:hAnsi="Calibri" w:cs="Calibri"/>
          <w:b/>
          <w:bCs/>
          <w:sz w:val="20"/>
          <w:szCs w:val="20"/>
        </w:rPr>
        <w:t xml:space="preserve">last </w:t>
      </w:r>
      <w:r w:rsidR="00156A40" w:rsidRPr="002F2E20">
        <w:rPr>
          <w:rFonts w:ascii="Calibri" w:hAnsi="Calibri" w:cs="Calibri"/>
          <w:b/>
          <w:bCs/>
          <w:sz w:val="20"/>
          <w:szCs w:val="20"/>
        </w:rPr>
        <w:t>7</w:t>
      </w:r>
      <w:r w:rsidR="00D13956" w:rsidRPr="002F2E20">
        <w:rPr>
          <w:rFonts w:ascii="Calibri" w:hAnsi="Calibri" w:cs="Calibri"/>
          <w:b/>
          <w:bCs/>
          <w:sz w:val="20"/>
          <w:szCs w:val="20"/>
        </w:rPr>
        <w:t xml:space="preserve"> Years </w:t>
      </w:r>
      <w:r w:rsidR="005D7FF2" w:rsidRPr="002F2E20">
        <w:rPr>
          <w:rFonts w:ascii="Calibri" w:hAnsi="Calibri" w:cs="Calibri"/>
          <w:b/>
          <w:bCs/>
          <w:sz w:val="20"/>
          <w:szCs w:val="20"/>
        </w:rPr>
        <w:t>of employments details</w:t>
      </w:r>
      <w:proofErr w:type="gramEnd"/>
      <w:r w:rsidR="005D7FF2" w:rsidRPr="002F2E20">
        <w:rPr>
          <w:rFonts w:ascii="Calibri" w:hAnsi="Calibri" w:cs="Calibri"/>
          <w:b/>
          <w:bCs/>
          <w:sz w:val="20"/>
          <w:szCs w:val="20"/>
        </w:rPr>
        <w:t>.</w:t>
      </w:r>
      <w:r w:rsidRPr="002F2E20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BFA1B82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44FE3CDE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t xml:space="preserve">Note: If Not Applicable for any employment, </w:t>
      </w:r>
      <w:r w:rsidR="005D7FF2" w:rsidRPr="002F2E20">
        <w:rPr>
          <w:rFonts w:ascii="Calibri" w:hAnsi="Calibri" w:cs="Calibri"/>
          <w:b/>
          <w:bCs/>
          <w:sz w:val="20"/>
          <w:szCs w:val="20"/>
        </w:rPr>
        <w:t xml:space="preserve">please </w:t>
      </w:r>
      <w:r w:rsidRPr="002F2E20">
        <w:rPr>
          <w:rFonts w:ascii="Calibri" w:hAnsi="Calibri" w:cs="Calibri"/>
          <w:b/>
          <w:bCs/>
          <w:sz w:val="20"/>
          <w:szCs w:val="20"/>
        </w:rPr>
        <w:t xml:space="preserve">mention </w:t>
      </w:r>
      <w:r w:rsidR="005D7FF2" w:rsidRPr="002F2E20">
        <w:rPr>
          <w:rFonts w:ascii="Calibri" w:hAnsi="Calibri" w:cs="Calibri"/>
          <w:b/>
          <w:bCs/>
          <w:sz w:val="20"/>
          <w:szCs w:val="20"/>
        </w:rPr>
        <w:t xml:space="preserve">as </w:t>
      </w:r>
      <w:r w:rsidRPr="002F2E20">
        <w:rPr>
          <w:rFonts w:ascii="Calibri" w:hAnsi="Calibri" w:cs="Calibri"/>
          <w:b/>
          <w:bCs/>
          <w:sz w:val="20"/>
          <w:szCs w:val="20"/>
        </w:rPr>
        <w:t>NA.</w:t>
      </w:r>
    </w:p>
    <w:p w14:paraId="6871E730" w14:textId="77777777" w:rsidR="00495BC7" w:rsidRPr="002F2E20" w:rsidRDefault="00495BC7">
      <w:pPr>
        <w:rPr>
          <w:rFonts w:ascii="Calibri" w:hAnsi="Calibri" w:cs="Calibri"/>
          <w:b/>
          <w:bCs/>
          <w:sz w:val="20"/>
          <w:szCs w:val="20"/>
        </w:rPr>
      </w:pPr>
    </w:p>
    <w:p w14:paraId="74BF14C5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t>EMPLOYMENT 1 (</w:t>
      </w:r>
      <w:r w:rsidRPr="002F2E20">
        <w:rPr>
          <w:rFonts w:ascii="Calibri" w:hAnsi="Calibri" w:cs="Calibri"/>
          <w:b/>
          <w:bCs/>
          <w:sz w:val="20"/>
          <w:szCs w:val="20"/>
          <w:highlight w:val="yellow"/>
        </w:rPr>
        <w:t>LATEST</w:t>
      </w:r>
      <w:r w:rsidR="004804A1" w:rsidRPr="002F2E20">
        <w:rPr>
          <w:rFonts w:ascii="Calibri" w:hAnsi="Calibri" w:cs="Calibri"/>
          <w:b/>
          <w:bCs/>
          <w:sz w:val="20"/>
          <w:szCs w:val="20"/>
          <w:highlight w:val="yellow"/>
        </w:rPr>
        <w:t xml:space="preserve"> – Will always be your current employer - Mphasis</w:t>
      </w:r>
      <w:r w:rsidRPr="002F2E20">
        <w:rPr>
          <w:rFonts w:ascii="Calibri" w:hAnsi="Calibri" w:cs="Calibri"/>
          <w:b/>
          <w:bCs/>
          <w:sz w:val="20"/>
          <w:szCs w:val="20"/>
        </w:rPr>
        <w:t>)</w:t>
      </w:r>
    </w:p>
    <w:p w14:paraId="618CBED4" w14:textId="77777777" w:rsidR="00351AB4" w:rsidRPr="002F2E20" w:rsidRDefault="00351AB4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CA0DBF" w:rsidRPr="002F2E20" w14:paraId="51AEC0BC" w14:textId="77777777">
        <w:trPr>
          <w:cantSplit/>
        </w:trPr>
        <w:tc>
          <w:tcPr>
            <w:tcW w:w="8856" w:type="dxa"/>
            <w:gridSpan w:val="4"/>
          </w:tcPr>
          <w:p w14:paraId="6F81AF31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Employment History</w:t>
            </w:r>
            <w:r w:rsidR="005D7FF2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- Please</w:t>
            </w:r>
            <w:r w:rsidR="004804A1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mention your Mphasis Date of Joining</w:t>
            </w:r>
          </w:p>
          <w:p w14:paraId="5D2AE562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A0DBF" w:rsidRPr="002F2E20" w14:paraId="68E5FA20" w14:textId="77777777">
        <w:tc>
          <w:tcPr>
            <w:tcW w:w="2214" w:type="dxa"/>
          </w:tcPr>
          <w:p w14:paraId="3824C7DC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Name:</w:t>
            </w:r>
          </w:p>
          <w:p w14:paraId="76141B69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7C6C78D6" w14:textId="77777777" w:rsidR="00CA0DBF" w:rsidRPr="002F2E20" w:rsidRDefault="00641B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Mphasis</w:t>
            </w:r>
          </w:p>
        </w:tc>
        <w:tc>
          <w:tcPr>
            <w:tcW w:w="2214" w:type="dxa"/>
          </w:tcPr>
          <w:p w14:paraId="6864A6F2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Position Held:</w:t>
            </w:r>
          </w:p>
        </w:tc>
        <w:tc>
          <w:tcPr>
            <w:tcW w:w="2214" w:type="dxa"/>
          </w:tcPr>
          <w:p w14:paraId="78657FD5" w14:textId="77777777" w:rsidR="00CA0DBF" w:rsidRPr="002F2E20" w:rsidRDefault="00641B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Associate software developer</w:t>
            </w:r>
          </w:p>
        </w:tc>
      </w:tr>
      <w:tr w:rsidR="00CA0DBF" w:rsidRPr="002F2E20" w14:paraId="3AE2F33F" w14:textId="77777777">
        <w:trPr>
          <w:cantSplit/>
        </w:trPr>
        <w:tc>
          <w:tcPr>
            <w:tcW w:w="4428" w:type="dxa"/>
            <w:gridSpan w:val="2"/>
          </w:tcPr>
          <w:p w14:paraId="59B97F41" w14:textId="77777777" w:rsidR="00CA0DBF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Address (main office and branch where </w:t>
            </w:r>
            <w:r w:rsidR="00070FB9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work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  <w:p w14:paraId="3C53D474" w14:textId="77777777" w:rsidR="002059D1" w:rsidRPr="002F2E20" w:rsidRDefault="002059D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Bengaluru, Karnataka</w:t>
            </w:r>
          </w:p>
          <w:p w14:paraId="770A38EF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E371E03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0387363B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Telephone:</w:t>
            </w:r>
          </w:p>
          <w:p w14:paraId="75382071" w14:textId="77777777" w:rsidR="00351F34" w:rsidRPr="002F2E20" w:rsidRDefault="00351F3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(With local area code)</w:t>
            </w:r>
          </w:p>
        </w:tc>
        <w:tc>
          <w:tcPr>
            <w:tcW w:w="2214" w:type="dxa"/>
          </w:tcPr>
          <w:p w14:paraId="054172EF" w14:textId="77777777" w:rsidR="00CA0DBF" w:rsidRPr="002F2E20" w:rsidRDefault="002059D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-</w:t>
            </w:r>
          </w:p>
        </w:tc>
      </w:tr>
      <w:tr w:rsidR="00CA0DBF" w:rsidRPr="002F2E20" w14:paraId="0FDF11D4" w14:textId="77777777">
        <w:trPr>
          <w:cantSplit/>
        </w:trPr>
        <w:tc>
          <w:tcPr>
            <w:tcW w:w="4428" w:type="dxa"/>
            <w:gridSpan w:val="2"/>
          </w:tcPr>
          <w:p w14:paraId="2F9A891C" w14:textId="77777777" w:rsidR="003975EC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 xml:space="preserve">Employment </w:t>
            </w:r>
            <w:r w:rsidR="005D7FF2" w:rsidRPr="002F2E20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Period</w:t>
            </w:r>
            <w:r w:rsidR="005D7FF2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: Start </w:t>
            </w:r>
            <w:r w:rsidR="004051EE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 (</w:t>
            </w:r>
            <w:r w:rsidR="005D7FF2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MM/YYYY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  <w:r w:rsidR="005D7FF2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To</w:t>
            </w:r>
          </w:p>
          <w:p w14:paraId="568ACD1D" w14:textId="77777777" w:rsidR="00CA0DBF" w:rsidRPr="002F2E20" w:rsidRDefault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(Till Date)</w:t>
            </w:r>
          </w:p>
          <w:p w14:paraId="25EBB87D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F115CEA" w14:textId="77777777" w:rsidR="00CA0DBF" w:rsidRPr="002F2E20" w:rsidRDefault="002059D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11/2023 to till date</w:t>
            </w:r>
          </w:p>
        </w:tc>
        <w:tc>
          <w:tcPr>
            <w:tcW w:w="2214" w:type="dxa"/>
          </w:tcPr>
          <w:p w14:paraId="38265E1E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Reported to (Name &amp; Position):</w:t>
            </w:r>
          </w:p>
          <w:p w14:paraId="32F567F6" w14:textId="77777777" w:rsidR="00CA0DBF" w:rsidRPr="002F2E20" w:rsidRDefault="002059D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Indranil Gupta – Mphasis reporting </w:t>
            </w:r>
            <w:r w:rsidR="00070FB9">
              <w:rPr>
                <w:rFonts w:ascii="Calibri" w:hAnsi="Calibri" w:cs="Calibri"/>
                <w:b/>
                <w:bCs/>
                <w:sz w:val="20"/>
                <w:szCs w:val="20"/>
              </w:rPr>
              <w:t>manager</w:t>
            </w:r>
          </w:p>
          <w:p w14:paraId="0BA211A7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638BD981" w14:textId="77777777" w:rsidR="00CA0DBF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Name of HR Manager</w:t>
            </w:r>
          </w:p>
          <w:p w14:paraId="07241FA8" w14:textId="77777777" w:rsidR="002059D1" w:rsidRPr="002F2E20" w:rsidRDefault="002059D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Sonali </w:t>
            </w:r>
            <w:r w:rsidR="00070FB9">
              <w:rPr>
                <w:rFonts w:ascii="Calibri" w:hAnsi="Calibri" w:cs="Calibri"/>
                <w:b/>
                <w:bCs/>
                <w:sz w:val="20"/>
                <w:szCs w:val="20"/>
              </w:rPr>
              <w:t>Raghunathan</w:t>
            </w:r>
          </w:p>
        </w:tc>
      </w:tr>
      <w:tr w:rsidR="00CA0DBF" w:rsidRPr="002F2E20" w14:paraId="1C2C4BB2" w14:textId="77777777">
        <w:trPr>
          <w:cantSplit/>
        </w:trPr>
        <w:tc>
          <w:tcPr>
            <w:tcW w:w="8856" w:type="dxa"/>
            <w:gridSpan w:val="4"/>
          </w:tcPr>
          <w:p w14:paraId="7BBBA26A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Whether employment is of permanent or temporary nature (Contract positions are temporary)</w:t>
            </w:r>
          </w:p>
          <w:p w14:paraId="6852C9BF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B128D5C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Permanent         Employee Code/Personnel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No</w:t>
            </w:r>
            <w:r w:rsidR="002059D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:</w:t>
            </w:r>
            <w:proofErr w:type="gramEnd"/>
            <w:r w:rsidR="002059D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2587518</w:t>
            </w:r>
          </w:p>
          <w:p w14:paraId="21C5EE9F" w14:textId="77777777" w:rsidR="005D7FF2" w:rsidRPr="002F2E20" w:rsidRDefault="005D7FF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1600854" w14:textId="77777777" w:rsidR="00CA0DBF" w:rsidRPr="002F2E20" w:rsidRDefault="00CA0DBF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6A60A296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184A33CE" w14:textId="77777777" w:rsidR="00713084" w:rsidRPr="002F2E20" w:rsidRDefault="00713084" w:rsidP="00713084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2F2E20">
        <w:rPr>
          <w:rFonts w:ascii="Calibri" w:hAnsi="Calibri" w:cs="Calibri"/>
          <w:b/>
          <w:bCs/>
          <w:sz w:val="20"/>
          <w:szCs w:val="20"/>
          <w:u w:val="single"/>
        </w:rPr>
        <w:t>EMPLOYMENT 2</w:t>
      </w:r>
    </w:p>
    <w:p w14:paraId="71B21B1B" w14:textId="77777777" w:rsidR="00713084" w:rsidRPr="002F2E20" w:rsidRDefault="00713084" w:rsidP="00713084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713084" w:rsidRPr="002F2E20" w14:paraId="788C3380" w14:textId="77777777" w:rsidTr="007D6851">
        <w:tc>
          <w:tcPr>
            <w:tcW w:w="2214" w:type="dxa"/>
          </w:tcPr>
          <w:p w14:paraId="58C6E0A1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Name:</w:t>
            </w:r>
          </w:p>
          <w:p w14:paraId="60A46A36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1E8B7EC6" w14:textId="77777777" w:rsidR="00713084" w:rsidRPr="002F2E20" w:rsidRDefault="00341A3B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341A3B">
              <w:rPr>
                <w:rFonts w:ascii="Calibri" w:hAnsi="Calibri" w:cs="Calibri"/>
                <w:b/>
                <w:bCs/>
                <w:sz w:val="20"/>
                <w:szCs w:val="20"/>
              </w:rPr>
              <w:t>Allsec</w:t>
            </w:r>
            <w:proofErr w:type="spellEnd"/>
            <w:r w:rsidRPr="00341A3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Technologies Limited</w:t>
            </w:r>
          </w:p>
        </w:tc>
        <w:tc>
          <w:tcPr>
            <w:tcW w:w="2214" w:type="dxa"/>
          </w:tcPr>
          <w:p w14:paraId="688B2DA5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Position Held:</w:t>
            </w:r>
          </w:p>
        </w:tc>
        <w:tc>
          <w:tcPr>
            <w:tcW w:w="2214" w:type="dxa"/>
          </w:tcPr>
          <w:p w14:paraId="3E630A3A" w14:textId="77777777" w:rsidR="00713084" w:rsidRPr="00341A3B" w:rsidRDefault="00341A3B" w:rsidP="007D6851">
            <w:pPr>
              <w:rPr>
                <w:rFonts w:ascii="Arial" w:hAnsi="Arial" w:cs="Arial"/>
                <w:b/>
                <w:bCs/>
                <w:color w:val="333333"/>
                <w:sz w:val="18"/>
                <w:szCs w:val="18"/>
                <w:lang w:val="en-IN" w:eastAsia="en-IN"/>
              </w:rPr>
            </w:pPr>
            <w:r w:rsidRPr="00341A3B">
              <w:rPr>
                <w:rFonts w:ascii="Arial" w:hAnsi="Arial" w:cs="Arial"/>
                <w:b/>
                <w:bCs/>
                <w:color w:val="333333"/>
                <w:sz w:val="18"/>
                <w:szCs w:val="18"/>
              </w:rPr>
              <w:br/>
              <w:t>Technical Support Engineer</w:t>
            </w:r>
          </w:p>
        </w:tc>
      </w:tr>
      <w:tr w:rsidR="00713084" w:rsidRPr="002F2E20" w14:paraId="17FFA780" w14:textId="77777777" w:rsidTr="007D6851">
        <w:trPr>
          <w:cantSplit/>
        </w:trPr>
        <w:tc>
          <w:tcPr>
            <w:tcW w:w="4428" w:type="dxa"/>
            <w:gridSpan w:val="2"/>
          </w:tcPr>
          <w:p w14:paraId="35A0ACF0" w14:textId="77777777" w:rsidR="00713084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Address (main office and branch where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working</w:t>
            </w:r>
            <w:proofErr w:type="gramEnd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  <w:p w14:paraId="70173B57" w14:textId="77777777" w:rsidR="00713084" w:rsidRPr="003F209E" w:rsidRDefault="00BC5798" w:rsidP="007D6851">
            <w:pPr>
              <w:rPr>
                <w:rFonts w:ascii="Arial" w:hAnsi="Arial" w:cs="Arial"/>
                <w:b/>
                <w:bCs/>
                <w:color w:val="333333"/>
                <w:sz w:val="18"/>
                <w:szCs w:val="18"/>
                <w:lang w:val="en-IN" w:eastAsia="en-IN"/>
              </w:rPr>
            </w:pPr>
            <w:r w:rsidRPr="003F209E">
              <w:rPr>
                <w:rFonts w:ascii="Arial" w:hAnsi="Arial" w:cs="Arial"/>
                <w:b/>
                <w:bCs/>
                <w:color w:val="333333"/>
                <w:sz w:val="18"/>
                <w:szCs w:val="18"/>
              </w:rPr>
              <w:br/>
              <w:t>Chennai, Tamil Nadu 600042</w:t>
            </w:r>
            <w:r w:rsidRPr="003F209E">
              <w:rPr>
                <w:rFonts w:ascii="Arial" w:hAnsi="Arial" w:cs="Arial"/>
                <w:b/>
                <w:bCs/>
                <w:color w:val="333333"/>
                <w:sz w:val="18"/>
                <w:szCs w:val="18"/>
              </w:rPr>
              <w:br/>
              <w:t>India</w:t>
            </w:r>
          </w:p>
          <w:p w14:paraId="464C75BC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E4D9452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014004A1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Telephone:</w:t>
            </w:r>
          </w:p>
          <w:p w14:paraId="0FFE4B44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(With local area code)</w:t>
            </w:r>
          </w:p>
        </w:tc>
        <w:tc>
          <w:tcPr>
            <w:tcW w:w="2214" w:type="dxa"/>
          </w:tcPr>
          <w:p w14:paraId="299A1AB7" w14:textId="77777777" w:rsidR="00713084" w:rsidRPr="002F2E20" w:rsidRDefault="00BC5798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-</w:t>
            </w:r>
          </w:p>
        </w:tc>
      </w:tr>
      <w:tr w:rsidR="00713084" w:rsidRPr="002F2E20" w14:paraId="31BB9423" w14:textId="77777777" w:rsidTr="007D6851">
        <w:trPr>
          <w:cantSplit/>
        </w:trPr>
        <w:tc>
          <w:tcPr>
            <w:tcW w:w="4428" w:type="dxa"/>
            <w:gridSpan w:val="2"/>
          </w:tcPr>
          <w:p w14:paraId="45C9A07F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Employment Period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: Start Date</w:t>
            </w:r>
            <w:r w:rsidR="00EC6414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(MM/YYYY) To End </w:t>
            </w:r>
            <w:r w:rsidR="003975EC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 (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MM/YYYY)</w:t>
            </w:r>
          </w:p>
          <w:p w14:paraId="631EF2CD" w14:textId="77777777" w:rsidR="00713084" w:rsidRPr="002F2E20" w:rsidRDefault="00BC5798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05/2023 to 0</w:t>
            </w:r>
            <w:r w:rsidR="003936F8">
              <w:rPr>
                <w:rFonts w:ascii="Calibri" w:hAnsi="Calibri" w:cs="Calibri"/>
                <w:b/>
                <w:bCs/>
                <w:sz w:val="20"/>
                <w:szCs w:val="20"/>
              </w:rPr>
              <w:t>8/2023</w:t>
            </w:r>
          </w:p>
          <w:p w14:paraId="35558FB8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2E77593E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Reported to (Name &amp; Position):</w:t>
            </w:r>
          </w:p>
          <w:p w14:paraId="33A7595F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61C4DAE" w14:textId="77777777" w:rsidR="00713084" w:rsidRPr="002F2E20" w:rsidRDefault="00B5706A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5706A">
              <w:rPr>
                <w:rFonts w:ascii="Calibri" w:hAnsi="Calibri" w:cs="Calibri"/>
                <w:b/>
                <w:bCs/>
                <w:sz w:val="20"/>
                <w:szCs w:val="20"/>
              </w:rPr>
              <w:t>Balaji Hemachandran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- Ma</w:t>
            </w:r>
            <w:r w:rsidR="007A4C5C">
              <w:rPr>
                <w:rFonts w:ascii="Calibri" w:hAnsi="Calibri" w:cs="Calibri"/>
                <w:b/>
                <w:bCs/>
                <w:sz w:val="20"/>
                <w:szCs w:val="20"/>
              </w:rPr>
              <w:t>nager</w:t>
            </w:r>
          </w:p>
        </w:tc>
        <w:tc>
          <w:tcPr>
            <w:tcW w:w="2214" w:type="dxa"/>
          </w:tcPr>
          <w:p w14:paraId="76DCE094" w14:textId="77777777" w:rsidR="00713084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Name of HR Manager</w:t>
            </w:r>
          </w:p>
          <w:p w14:paraId="12A07BD7" w14:textId="77777777" w:rsidR="007A4C5C" w:rsidRPr="002F2E20" w:rsidRDefault="007A4C5C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-</w:t>
            </w:r>
          </w:p>
        </w:tc>
      </w:tr>
      <w:tr w:rsidR="00713084" w:rsidRPr="002F2E20" w14:paraId="272EA384" w14:textId="77777777" w:rsidTr="007D6851">
        <w:trPr>
          <w:cantSplit/>
        </w:trPr>
        <w:tc>
          <w:tcPr>
            <w:tcW w:w="8856" w:type="dxa"/>
            <w:gridSpan w:val="4"/>
          </w:tcPr>
          <w:p w14:paraId="042EE2ED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Whether employment is of permanent or temporary nature (Contract positions are temporary)</w:t>
            </w:r>
          </w:p>
          <w:p w14:paraId="15C45A45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8C7B713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Permanent         Employee Code/Personnel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No</w:t>
            </w:r>
            <w:r w:rsidR="007A4C5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:</w:t>
            </w:r>
            <w:proofErr w:type="gramEnd"/>
            <w:r w:rsidR="007A4C5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A4C5C" w:rsidRPr="007A4C5C">
              <w:rPr>
                <w:rFonts w:ascii="Calibri" w:hAnsi="Calibri" w:cs="Calibri"/>
                <w:b/>
                <w:bCs/>
                <w:sz w:val="20"/>
                <w:szCs w:val="20"/>
              </w:rPr>
              <w:t>7022387</w:t>
            </w:r>
          </w:p>
          <w:p w14:paraId="10C71B9D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17B02FE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4343BF3E" w14:textId="77777777" w:rsidR="00351F34" w:rsidRPr="002F2E20" w:rsidDel="004C0BCE" w:rsidRDefault="00351F34">
      <w:pPr>
        <w:rPr>
          <w:del w:id="1" w:author="Badrish Komarla" w:date="2017-12-08T16:15:00Z"/>
          <w:rFonts w:ascii="Calibri" w:hAnsi="Calibri" w:cs="Calibri"/>
          <w:b/>
          <w:bCs/>
          <w:sz w:val="20"/>
          <w:szCs w:val="20"/>
          <w:u w:val="single"/>
        </w:rPr>
      </w:pPr>
    </w:p>
    <w:p w14:paraId="190C8185" w14:textId="77777777" w:rsidR="00351F34" w:rsidRPr="002F2E20" w:rsidDel="004C0BCE" w:rsidRDefault="00351F34">
      <w:pPr>
        <w:rPr>
          <w:del w:id="2" w:author="Badrish Komarla" w:date="2017-12-08T16:15:00Z"/>
          <w:rFonts w:ascii="Calibri" w:hAnsi="Calibri" w:cs="Calibri"/>
          <w:b/>
          <w:bCs/>
          <w:sz w:val="20"/>
          <w:szCs w:val="20"/>
          <w:u w:val="single"/>
        </w:rPr>
      </w:pPr>
    </w:p>
    <w:p w14:paraId="0FD1968C" w14:textId="77777777" w:rsidR="00351F34" w:rsidRPr="002F2E20" w:rsidDel="004C0BCE" w:rsidRDefault="00351F34">
      <w:pPr>
        <w:rPr>
          <w:del w:id="3" w:author="Badrish Komarla" w:date="2017-12-08T16:15:00Z"/>
          <w:rFonts w:ascii="Calibri" w:hAnsi="Calibri" w:cs="Calibri"/>
          <w:b/>
          <w:bCs/>
          <w:sz w:val="20"/>
          <w:szCs w:val="20"/>
          <w:u w:val="single"/>
        </w:rPr>
      </w:pPr>
    </w:p>
    <w:p w14:paraId="76893A6B" w14:textId="77777777" w:rsidR="009407D1" w:rsidRPr="002F2E20" w:rsidDel="004C0BCE" w:rsidRDefault="009407D1">
      <w:pPr>
        <w:rPr>
          <w:del w:id="4" w:author="Badrish Komarla" w:date="2017-12-08T16:15:00Z"/>
          <w:rFonts w:ascii="Calibri" w:hAnsi="Calibri" w:cs="Calibri"/>
          <w:b/>
          <w:bCs/>
          <w:sz w:val="20"/>
          <w:szCs w:val="20"/>
          <w:u w:val="single"/>
        </w:rPr>
      </w:pPr>
    </w:p>
    <w:p w14:paraId="0993189B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2F2E20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 xml:space="preserve">EMPLOYMENT </w:t>
      </w:r>
      <w:r w:rsidR="00713084" w:rsidRPr="002F2E20">
        <w:rPr>
          <w:rFonts w:ascii="Calibri" w:hAnsi="Calibri" w:cs="Calibri"/>
          <w:b/>
          <w:bCs/>
          <w:sz w:val="20"/>
          <w:szCs w:val="20"/>
          <w:u w:val="single"/>
        </w:rPr>
        <w:t>3</w:t>
      </w:r>
      <w:r w:rsidR="007A4C5C">
        <w:rPr>
          <w:rFonts w:ascii="Calibri" w:hAnsi="Calibri" w:cs="Calibri"/>
          <w:b/>
          <w:bCs/>
          <w:sz w:val="20"/>
          <w:szCs w:val="20"/>
          <w:u w:val="single"/>
        </w:rPr>
        <w:t xml:space="preserve"> NA</w:t>
      </w:r>
    </w:p>
    <w:p w14:paraId="6B239DFD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5D7FF2" w:rsidRPr="002F2E20" w14:paraId="7342330C" w14:textId="77777777" w:rsidTr="007D6851">
        <w:tc>
          <w:tcPr>
            <w:tcW w:w="2214" w:type="dxa"/>
          </w:tcPr>
          <w:p w14:paraId="5070EF24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Name:</w:t>
            </w:r>
          </w:p>
          <w:p w14:paraId="17931837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0114AB2F" w14:textId="77777777" w:rsidR="005D7FF2" w:rsidRPr="002F2E20" w:rsidRDefault="007A4C5C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  <w:tc>
          <w:tcPr>
            <w:tcW w:w="2214" w:type="dxa"/>
          </w:tcPr>
          <w:p w14:paraId="10F7DC34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Position Held:</w:t>
            </w:r>
          </w:p>
        </w:tc>
        <w:tc>
          <w:tcPr>
            <w:tcW w:w="2214" w:type="dxa"/>
          </w:tcPr>
          <w:p w14:paraId="0FC77E3A" w14:textId="77777777" w:rsidR="005D7FF2" w:rsidRPr="002F2E20" w:rsidRDefault="007A4C5C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</w:tr>
      <w:tr w:rsidR="005D7FF2" w:rsidRPr="002F2E20" w14:paraId="07F6C88D" w14:textId="77777777" w:rsidTr="007D6851">
        <w:trPr>
          <w:cantSplit/>
        </w:trPr>
        <w:tc>
          <w:tcPr>
            <w:tcW w:w="4428" w:type="dxa"/>
            <w:gridSpan w:val="2"/>
          </w:tcPr>
          <w:p w14:paraId="4DAD4FDA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Address (main office and branch where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working</w:t>
            </w:r>
            <w:proofErr w:type="gramEnd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  <w:p w14:paraId="0CDD436D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F706F49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76A1052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7B00FA98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Telephone:</w:t>
            </w:r>
          </w:p>
          <w:p w14:paraId="6F9A8D21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(With local area code)</w:t>
            </w:r>
          </w:p>
        </w:tc>
        <w:tc>
          <w:tcPr>
            <w:tcW w:w="2214" w:type="dxa"/>
          </w:tcPr>
          <w:p w14:paraId="17252B32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5D7FF2" w:rsidRPr="002F2E20" w14:paraId="4E216966" w14:textId="77777777" w:rsidTr="007D6851">
        <w:trPr>
          <w:cantSplit/>
        </w:trPr>
        <w:tc>
          <w:tcPr>
            <w:tcW w:w="4428" w:type="dxa"/>
            <w:gridSpan w:val="2"/>
          </w:tcPr>
          <w:p w14:paraId="21788338" w14:textId="77777777" w:rsidR="005D7FF2" w:rsidRPr="002F2E20" w:rsidRDefault="005D7FF2" w:rsidP="005D7FF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Employment Period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: Start </w:t>
            </w:r>
            <w:r w:rsidR="003975EC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 (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MM/YYYY) To End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date(</w:t>
            </w:r>
            <w:proofErr w:type="gramEnd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MM/YYYY)</w:t>
            </w:r>
          </w:p>
          <w:p w14:paraId="274EC573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3F998E8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696BC4BC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Reported to (Name &amp; Position):</w:t>
            </w:r>
          </w:p>
          <w:p w14:paraId="666752EF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4E59795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16F4F32B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Name of HR Manager</w:t>
            </w:r>
          </w:p>
        </w:tc>
      </w:tr>
      <w:tr w:rsidR="005D7FF2" w:rsidRPr="002F2E20" w14:paraId="2C8F9B39" w14:textId="77777777" w:rsidTr="007D6851">
        <w:trPr>
          <w:cantSplit/>
        </w:trPr>
        <w:tc>
          <w:tcPr>
            <w:tcW w:w="8856" w:type="dxa"/>
            <w:gridSpan w:val="4"/>
          </w:tcPr>
          <w:p w14:paraId="72D55168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Whether employment is of permanent or temporary nature (Contract positions are temporary)</w:t>
            </w:r>
          </w:p>
          <w:p w14:paraId="7CA0FD6F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72798DD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Permanent         Temporary                   Employee Code/Personnel No</w:t>
            </w:r>
          </w:p>
          <w:p w14:paraId="552034C5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F954547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1C4298CD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41ECA1B3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2E0436D5" w14:textId="77777777" w:rsidR="00CA0DBF" w:rsidRPr="002F2E20" w:rsidRDefault="00CA0DBF">
      <w:pPr>
        <w:rPr>
          <w:rFonts w:ascii="Calibri" w:hAnsi="Calibri" w:cs="Calibri"/>
          <w:b/>
          <w:bCs/>
          <w:sz w:val="20"/>
          <w:szCs w:val="20"/>
        </w:rPr>
      </w:pPr>
    </w:p>
    <w:p w14:paraId="72B844F2" w14:textId="77777777" w:rsidR="00713084" w:rsidRPr="002F2E20" w:rsidRDefault="00713084" w:rsidP="00713084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2F2E20">
        <w:rPr>
          <w:rFonts w:ascii="Calibri" w:hAnsi="Calibri" w:cs="Calibri"/>
          <w:b/>
          <w:bCs/>
          <w:sz w:val="20"/>
          <w:szCs w:val="20"/>
          <w:u w:val="single"/>
        </w:rPr>
        <w:t>EMPLOYMENT 4</w:t>
      </w:r>
    </w:p>
    <w:p w14:paraId="2239E144" w14:textId="77777777" w:rsidR="00713084" w:rsidRPr="002F2E20" w:rsidRDefault="00713084" w:rsidP="00713084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713084" w:rsidRPr="002F2E20" w14:paraId="59BE39E1" w14:textId="77777777" w:rsidTr="007D6851">
        <w:tc>
          <w:tcPr>
            <w:tcW w:w="2214" w:type="dxa"/>
          </w:tcPr>
          <w:p w14:paraId="2183B02B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Name:</w:t>
            </w:r>
          </w:p>
          <w:p w14:paraId="540A1984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2281CA20" w14:textId="77777777" w:rsidR="00713084" w:rsidRPr="002F2E20" w:rsidRDefault="007A4C5C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  <w:tc>
          <w:tcPr>
            <w:tcW w:w="2214" w:type="dxa"/>
          </w:tcPr>
          <w:p w14:paraId="6833FA0D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Position Held:</w:t>
            </w:r>
          </w:p>
        </w:tc>
        <w:tc>
          <w:tcPr>
            <w:tcW w:w="2214" w:type="dxa"/>
          </w:tcPr>
          <w:p w14:paraId="2D0CA90E" w14:textId="77777777" w:rsidR="00713084" w:rsidRPr="002F2E20" w:rsidRDefault="007A4C5C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</w:tr>
      <w:tr w:rsidR="00713084" w:rsidRPr="002F2E20" w14:paraId="13D1138C" w14:textId="77777777" w:rsidTr="007D6851">
        <w:trPr>
          <w:cantSplit/>
        </w:trPr>
        <w:tc>
          <w:tcPr>
            <w:tcW w:w="4428" w:type="dxa"/>
            <w:gridSpan w:val="2"/>
          </w:tcPr>
          <w:p w14:paraId="71BF44A0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Address (main office and branch where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working</w:t>
            </w:r>
            <w:proofErr w:type="gramEnd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  <w:p w14:paraId="51B8B0CD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56379EC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4491738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430C99EF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Telephone:</w:t>
            </w:r>
          </w:p>
          <w:p w14:paraId="557A3074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(With local area code)</w:t>
            </w:r>
          </w:p>
        </w:tc>
        <w:tc>
          <w:tcPr>
            <w:tcW w:w="2214" w:type="dxa"/>
          </w:tcPr>
          <w:p w14:paraId="4BA1A8AF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3084" w:rsidRPr="002F2E20" w14:paraId="336E3151" w14:textId="77777777" w:rsidTr="007D6851">
        <w:trPr>
          <w:cantSplit/>
        </w:trPr>
        <w:tc>
          <w:tcPr>
            <w:tcW w:w="4428" w:type="dxa"/>
            <w:gridSpan w:val="2"/>
          </w:tcPr>
          <w:p w14:paraId="56E7B0C2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Employment Period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: Start </w:t>
            </w:r>
            <w:r w:rsidR="003975EC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 (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MM/YYYY) To End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date(</w:t>
            </w:r>
            <w:proofErr w:type="gramEnd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MM/YYYY)</w:t>
            </w:r>
          </w:p>
          <w:p w14:paraId="1174E695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CBEAF61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4A5B007E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Reported to (Name &amp; Position):</w:t>
            </w:r>
          </w:p>
          <w:p w14:paraId="202EBCF7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C140561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671F362C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Name of HR Manager</w:t>
            </w:r>
          </w:p>
        </w:tc>
      </w:tr>
      <w:tr w:rsidR="00713084" w:rsidRPr="002F2E20" w14:paraId="528EF2C9" w14:textId="77777777" w:rsidTr="007D6851">
        <w:trPr>
          <w:cantSplit/>
        </w:trPr>
        <w:tc>
          <w:tcPr>
            <w:tcW w:w="8856" w:type="dxa"/>
            <w:gridSpan w:val="4"/>
          </w:tcPr>
          <w:p w14:paraId="2566C984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Whether employment is of permanent or temporary nature (Contract positions are temporary)</w:t>
            </w:r>
          </w:p>
          <w:p w14:paraId="734DA5AA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4D96D5D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Permanent         Temporary                   Employee Code/Personnel No</w:t>
            </w:r>
          </w:p>
          <w:p w14:paraId="24452CFA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CDB4266" w14:textId="77777777" w:rsidR="00713084" w:rsidRPr="002F2E20" w:rsidRDefault="00713084" w:rsidP="007D6851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5104D78B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41CDD71F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10C2A21F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15D23B48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3D38FF97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4EB213CE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20AE9869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6519AE10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25378550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5E021E4F" w14:textId="77777777" w:rsidR="00D13956" w:rsidRPr="002F2E20" w:rsidRDefault="00D13956">
      <w:pPr>
        <w:rPr>
          <w:rFonts w:ascii="Calibri" w:hAnsi="Calibri" w:cs="Calibri"/>
          <w:b/>
          <w:bCs/>
          <w:sz w:val="20"/>
          <w:szCs w:val="20"/>
        </w:rPr>
      </w:pPr>
    </w:p>
    <w:p w14:paraId="1251AB26" w14:textId="77777777" w:rsidR="00713084" w:rsidRPr="002F2E20" w:rsidRDefault="00713084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621F7A3D" w14:textId="77777777" w:rsidR="003975EC" w:rsidRPr="002F2E20" w:rsidRDefault="003975EC" w:rsidP="00D13956">
      <w:pPr>
        <w:rPr>
          <w:rFonts w:ascii="Calibri" w:hAnsi="Calibri" w:cs="Calibri"/>
          <w:b/>
          <w:bCs/>
          <w:sz w:val="20"/>
          <w:szCs w:val="20"/>
          <w:u w:val="single"/>
        </w:rPr>
      </w:pPr>
    </w:p>
    <w:p w14:paraId="6CA16128" w14:textId="77777777" w:rsidR="003975EC" w:rsidRPr="002F2E20" w:rsidRDefault="003975EC" w:rsidP="00D13956">
      <w:pPr>
        <w:rPr>
          <w:rFonts w:ascii="Calibri" w:hAnsi="Calibri" w:cs="Calibri"/>
          <w:b/>
          <w:bCs/>
          <w:sz w:val="20"/>
          <w:szCs w:val="20"/>
          <w:u w:val="single"/>
        </w:rPr>
      </w:pPr>
    </w:p>
    <w:p w14:paraId="0619240F" w14:textId="77777777" w:rsidR="003975EC" w:rsidRPr="002F2E20" w:rsidRDefault="003975EC" w:rsidP="00D13956">
      <w:pPr>
        <w:rPr>
          <w:rFonts w:ascii="Calibri" w:hAnsi="Calibri" w:cs="Calibri"/>
          <w:b/>
          <w:bCs/>
          <w:sz w:val="20"/>
          <w:szCs w:val="20"/>
          <w:u w:val="single"/>
        </w:rPr>
      </w:pPr>
    </w:p>
    <w:p w14:paraId="0D8915EA" w14:textId="77777777" w:rsidR="00D13956" w:rsidRPr="002F2E20" w:rsidRDefault="00D13956" w:rsidP="00D13956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2F2E20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 xml:space="preserve">EMPLOYMENT </w:t>
      </w:r>
      <w:r w:rsidR="00713084" w:rsidRPr="002F2E20">
        <w:rPr>
          <w:rFonts w:ascii="Calibri" w:hAnsi="Calibri" w:cs="Calibri"/>
          <w:b/>
          <w:bCs/>
          <w:sz w:val="20"/>
          <w:szCs w:val="20"/>
          <w:u w:val="single"/>
        </w:rPr>
        <w:t>5</w:t>
      </w:r>
    </w:p>
    <w:p w14:paraId="5F1A69E7" w14:textId="77777777" w:rsidR="00D13956" w:rsidRPr="002F2E20" w:rsidRDefault="00D13956" w:rsidP="00D13956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5D7FF2" w:rsidRPr="002F2E20" w14:paraId="4F0FFA8B" w14:textId="77777777" w:rsidTr="007D6851">
        <w:tc>
          <w:tcPr>
            <w:tcW w:w="2214" w:type="dxa"/>
          </w:tcPr>
          <w:p w14:paraId="135DB017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Name:</w:t>
            </w:r>
          </w:p>
          <w:p w14:paraId="0C392EC9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08C492FD" w14:textId="77777777" w:rsidR="005D7FF2" w:rsidRPr="002F2E20" w:rsidRDefault="007A4C5C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  <w:tc>
          <w:tcPr>
            <w:tcW w:w="2214" w:type="dxa"/>
          </w:tcPr>
          <w:p w14:paraId="7847AFB3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Position Held:</w:t>
            </w:r>
          </w:p>
        </w:tc>
        <w:tc>
          <w:tcPr>
            <w:tcW w:w="2214" w:type="dxa"/>
          </w:tcPr>
          <w:p w14:paraId="712C6447" w14:textId="77777777" w:rsidR="005D7FF2" w:rsidRPr="002F2E20" w:rsidRDefault="007A4C5C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</w:tr>
      <w:tr w:rsidR="005D7FF2" w:rsidRPr="002F2E20" w14:paraId="406215D8" w14:textId="77777777" w:rsidTr="007D6851">
        <w:trPr>
          <w:cantSplit/>
        </w:trPr>
        <w:tc>
          <w:tcPr>
            <w:tcW w:w="4428" w:type="dxa"/>
            <w:gridSpan w:val="2"/>
          </w:tcPr>
          <w:p w14:paraId="330B7EFD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Address (main office and branch where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working</w:t>
            </w:r>
            <w:proofErr w:type="gramEnd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  <w:p w14:paraId="5B13773E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4D25C5E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52E49A1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3BCB8A44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Telephone:</w:t>
            </w:r>
          </w:p>
          <w:p w14:paraId="0A84384F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(With local area code)</w:t>
            </w:r>
          </w:p>
        </w:tc>
        <w:tc>
          <w:tcPr>
            <w:tcW w:w="2214" w:type="dxa"/>
          </w:tcPr>
          <w:p w14:paraId="0D70EDDE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5D7FF2" w:rsidRPr="002F2E20" w14:paraId="6B6D80B3" w14:textId="77777777" w:rsidTr="007D6851">
        <w:trPr>
          <w:cantSplit/>
        </w:trPr>
        <w:tc>
          <w:tcPr>
            <w:tcW w:w="4428" w:type="dxa"/>
            <w:gridSpan w:val="2"/>
          </w:tcPr>
          <w:p w14:paraId="0DECE227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Employment Period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: Start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Date(</w:t>
            </w:r>
            <w:proofErr w:type="gramEnd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MM/YYYY) To End date(MM/YYYY)</w:t>
            </w:r>
          </w:p>
          <w:p w14:paraId="53ACAE1C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2A04E00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7ADD2A11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Reported to (Name &amp; Position):</w:t>
            </w:r>
          </w:p>
          <w:p w14:paraId="11A3C6BD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30BFE2D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0E22E30F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Name of HR Manager</w:t>
            </w:r>
          </w:p>
        </w:tc>
      </w:tr>
      <w:tr w:rsidR="005D7FF2" w:rsidRPr="002F2E20" w14:paraId="2999CE16" w14:textId="77777777" w:rsidTr="007D6851">
        <w:trPr>
          <w:cantSplit/>
        </w:trPr>
        <w:tc>
          <w:tcPr>
            <w:tcW w:w="8856" w:type="dxa"/>
            <w:gridSpan w:val="4"/>
          </w:tcPr>
          <w:p w14:paraId="62EF5374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Whether employment is of permanent or temporary nature (Contract positions are temporary)</w:t>
            </w:r>
          </w:p>
          <w:p w14:paraId="12616FDF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F0D729D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Permanent         Temporary                   Employee Code/Personnel No</w:t>
            </w:r>
          </w:p>
          <w:p w14:paraId="01F2B825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78F2561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0C83F64A" w14:textId="77777777" w:rsidR="005A049B" w:rsidRPr="002F2E20" w:rsidRDefault="005A049B">
      <w:pPr>
        <w:rPr>
          <w:rFonts w:ascii="Calibri" w:hAnsi="Calibri" w:cs="Calibri"/>
          <w:b/>
          <w:bCs/>
          <w:sz w:val="20"/>
          <w:szCs w:val="20"/>
        </w:rPr>
      </w:pPr>
    </w:p>
    <w:p w14:paraId="3D8C359F" w14:textId="77777777" w:rsidR="00D13956" w:rsidRPr="002F2E20" w:rsidRDefault="002A623A" w:rsidP="00D13956">
      <w:pPr>
        <w:rPr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46F1EC34" w14:textId="77777777" w:rsidR="002A623A" w:rsidRPr="002F2E20" w:rsidRDefault="002A623A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49FF5FC1" w14:textId="77777777" w:rsidR="002A623A" w:rsidRPr="002F2E20" w:rsidRDefault="002A623A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65095949" w14:textId="77777777" w:rsidR="002A623A" w:rsidRPr="002F2E20" w:rsidRDefault="002A623A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32B32E1F" w14:textId="77777777" w:rsidR="002A623A" w:rsidRPr="002F2E20" w:rsidRDefault="002A623A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1EFD249E" w14:textId="77777777" w:rsidR="002A623A" w:rsidRPr="002F2E20" w:rsidRDefault="002A623A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70729491" w14:textId="77777777" w:rsidR="00D13956" w:rsidRPr="002F2E20" w:rsidRDefault="00D13956" w:rsidP="00D13956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2F2E20">
        <w:rPr>
          <w:rFonts w:ascii="Calibri" w:hAnsi="Calibri" w:cs="Calibri"/>
          <w:b/>
          <w:bCs/>
          <w:sz w:val="20"/>
          <w:szCs w:val="20"/>
          <w:u w:val="single"/>
        </w:rPr>
        <w:t xml:space="preserve">EMPLOYMENT </w:t>
      </w:r>
      <w:r w:rsidR="00713084" w:rsidRPr="002F2E20">
        <w:rPr>
          <w:rFonts w:ascii="Calibri" w:hAnsi="Calibri" w:cs="Calibri"/>
          <w:b/>
          <w:bCs/>
          <w:sz w:val="20"/>
          <w:szCs w:val="20"/>
          <w:u w:val="single"/>
        </w:rPr>
        <w:t>6</w:t>
      </w:r>
    </w:p>
    <w:p w14:paraId="76BA7057" w14:textId="77777777" w:rsidR="005D7FF2" w:rsidRPr="002F2E20" w:rsidRDefault="005D7FF2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6974A892" w14:textId="77777777" w:rsidR="005D7FF2" w:rsidRPr="002F2E20" w:rsidRDefault="005D7FF2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3B73E9B1" w14:textId="77777777" w:rsidR="00D13956" w:rsidRPr="002F2E20" w:rsidRDefault="00D13956" w:rsidP="00D13956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5D7FF2" w:rsidRPr="002F2E20" w14:paraId="1F59B03B" w14:textId="77777777" w:rsidTr="007D6851">
        <w:tc>
          <w:tcPr>
            <w:tcW w:w="2214" w:type="dxa"/>
          </w:tcPr>
          <w:p w14:paraId="68D9006B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Name:</w:t>
            </w:r>
          </w:p>
          <w:p w14:paraId="67F1EFE5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478D1B07" w14:textId="77777777" w:rsidR="005D7FF2" w:rsidRPr="002F2E20" w:rsidRDefault="007A4C5C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  <w:tc>
          <w:tcPr>
            <w:tcW w:w="2214" w:type="dxa"/>
          </w:tcPr>
          <w:p w14:paraId="0B52B888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Position Held:</w:t>
            </w:r>
          </w:p>
        </w:tc>
        <w:tc>
          <w:tcPr>
            <w:tcW w:w="2214" w:type="dxa"/>
          </w:tcPr>
          <w:p w14:paraId="7F7DFCD7" w14:textId="77777777" w:rsidR="005D7FF2" w:rsidRPr="002F2E20" w:rsidRDefault="007A4C5C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</w:tr>
      <w:tr w:rsidR="005D7FF2" w:rsidRPr="002F2E20" w14:paraId="00DA1988" w14:textId="77777777" w:rsidTr="007D6851">
        <w:trPr>
          <w:cantSplit/>
        </w:trPr>
        <w:tc>
          <w:tcPr>
            <w:tcW w:w="4428" w:type="dxa"/>
            <w:gridSpan w:val="2"/>
          </w:tcPr>
          <w:p w14:paraId="4ECA7F1B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Address (main office and branch where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working</w:t>
            </w:r>
            <w:proofErr w:type="gramEnd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  <w:p w14:paraId="497B0713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FCB3CB2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2E43583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07E58297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Company Telephone:</w:t>
            </w:r>
          </w:p>
          <w:p w14:paraId="0ACF7D7A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(With local area code)</w:t>
            </w:r>
          </w:p>
        </w:tc>
        <w:tc>
          <w:tcPr>
            <w:tcW w:w="2214" w:type="dxa"/>
          </w:tcPr>
          <w:p w14:paraId="550D78A4" w14:textId="77777777" w:rsidR="005D7FF2" w:rsidRPr="002F2E20" w:rsidRDefault="00EE10AB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-</w:t>
            </w:r>
          </w:p>
        </w:tc>
      </w:tr>
      <w:tr w:rsidR="005D7FF2" w:rsidRPr="002F2E20" w14:paraId="6BD0CF02" w14:textId="77777777" w:rsidTr="007D6851">
        <w:trPr>
          <w:cantSplit/>
        </w:trPr>
        <w:tc>
          <w:tcPr>
            <w:tcW w:w="4428" w:type="dxa"/>
            <w:gridSpan w:val="2"/>
          </w:tcPr>
          <w:p w14:paraId="4A121CD8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Employment Period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: Start </w:t>
            </w:r>
            <w:r w:rsidR="009F1605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 (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MM/YYYY) To End </w:t>
            </w:r>
            <w:proofErr w:type="gramStart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date(</w:t>
            </w:r>
            <w:proofErr w:type="gramEnd"/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MM/YYYY)</w:t>
            </w:r>
          </w:p>
          <w:p w14:paraId="33E96B47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CC55BCF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5A5FE5F2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Reported to (Name &amp; Position):</w:t>
            </w:r>
          </w:p>
          <w:p w14:paraId="2C055546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3A52888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14" w:type="dxa"/>
          </w:tcPr>
          <w:p w14:paraId="5210DBE5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Name of HR Manager</w:t>
            </w:r>
          </w:p>
        </w:tc>
      </w:tr>
      <w:tr w:rsidR="005D7FF2" w:rsidRPr="002F2E20" w14:paraId="7C778D02" w14:textId="77777777" w:rsidTr="007D6851">
        <w:trPr>
          <w:cantSplit/>
        </w:trPr>
        <w:tc>
          <w:tcPr>
            <w:tcW w:w="8856" w:type="dxa"/>
            <w:gridSpan w:val="4"/>
          </w:tcPr>
          <w:p w14:paraId="44A2725E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Whether employment is of permanent or temporary nature (Contract positions are temporary)</w:t>
            </w:r>
          </w:p>
          <w:p w14:paraId="270A56B1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2AC9646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Permanent         Temporary                   Employee Code/Personnel No</w:t>
            </w:r>
          </w:p>
          <w:p w14:paraId="420DCA54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617DC9F" w14:textId="77777777" w:rsidR="005D7FF2" w:rsidRPr="002F2E20" w:rsidRDefault="005D7FF2" w:rsidP="007D6851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11699059" w14:textId="77777777" w:rsidR="00D13956" w:rsidRPr="002F2E20" w:rsidRDefault="00D13956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19D35B4F" w14:textId="77777777" w:rsidR="00D13956" w:rsidRPr="002F2E20" w:rsidRDefault="00D13956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5C62A948" w14:textId="77777777" w:rsidR="00D13956" w:rsidRPr="002F2E20" w:rsidRDefault="00D13956" w:rsidP="00D13956">
      <w:pPr>
        <w:rPr>
          <w:rFonts w:ascii="Calibri" w:hAnsi="Calibri" w:cs="Calibri"/>
          <w:b/>
          <w:bCs/>
          <w:sz w:val="20"/>
          <w:szCs w:val="20"/>
        </w:rPr>
      </w:pPr>
    </w:p>
    <w:p w14:paraId="50052937" w14:textId="77777777" w:rsidR="005D7FF2" w:rsidRPr="002F2E20" w:rsidRDefault="005D7FF2" w:rsidP="005A049B">
      <w:pPr>
        <w:rPr>
          <w:rFonts w:ascii="Calibri" w:hAnsi="Calibri" w:cs="Calibri"/>
          <w:b/>
          <w:bCs/>
          <w:sz w:val="20"/>
          <w:szCs w:val="20"/>
        </w:rPr>
      </w:pPr>
    </w:p>
    <w:p w14:paraId="710AF8B2" w14:textId="77777777" w:rsidR="005D7FF2" w:rsidRPr="002F2E20" w:rsidRDefault="005D7FF2" w:rsidP="005A049B">
      <w:pPr>
        <w:rPr>
          <w:rFonts w:ascii="Calibri" w:hAnsi="Calibri" w:cs="Calibri"/>
          <w:b/>
          <w:bCs/>
          <w:sz w:val="20"/>
          <w:szCs w:val="20"/>
        </w:rPr>
      </w:pPr>
    </w:p>
    <w:p w14:paraId="4CF3BD13" w14:textId="77777777" w:rsidR="005A049B" w:rsidRPr="002F2E20" w:rsidRDefault="005A049B" w:rsidP="005A049B">
      <w:pPr>
        <w:rPr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t xml:space="preserve">ADDRESS SECTION: Please </w:t>
      </w:r>
      <w:r w:rsidR="00713084" w:rsidRPr="002F2E20">
        <w:rPr>
          <w:rFonts w:ascii="Calibri" w:hAnsi="Calibri" w:cs="Calibri"/>
          <w:b/>
          <w:bCs/>
          <w:sz w:val="20"/>
          <w:szCs w:val="20"/>
        </w:rPr>
        <w:t>Provide</w:t>
      </w:r>
      <w:r w:rsidRPr="002F2E20">
        <w:rPr>
          <w:rFonts w:ascii="Calibri" w:hAnsi="Calibri" w:cs="Calibri"/>
          <w:b/>
          <w:bCs/>
          <w:sz w:val="20"/>
          <w:szCs w:val="20"/>
        </w:rPr>
        <w:t xml:space="preserve"> the details of last </w:t>
      </w:r>
      <w:r w:rsidR="0090295C" w:rsidRPr="002F2E20">
        <w:rPr>
          <w:rFonts w:ascii="Calibri" w:hAnsi="Calibri" w:cs="Calibri"/>
          <w:b/>
          <w:bCs/>
          <w:sz w:val="20"/>
          <w:szCs w:val="20"/>
        </w:rPr>
        <w:t xml:space="preserve">7 </w:t>
      </w:r>
      <w:r w:rsidRPr="002F2E20">
        <w:rPr>
          <w:rFonts w:ascii="Calibri" w:hAnsi="Calibri" w:cs="Calibri"/>
          <w:b/>
          <w:bCs/>
          <w:sz w:val="20"/>
          <w:szCs w:val="20"/>
        </w:rPr>
        <w:t xml:space="preserve">YEARS of Address you have resided </w:t>
      </w:r>
      <w:del w:id="5" w:author="Badrish Komarla" w:date="2017-12-08T16:25:00Z">
        <w:r w:rsidRPr="002F2E20" w:rsidDel="0096606A">
          <w:rPr>
            <w:rFonts w:ascii="Calibri" w:hAnsi="Calibri" w:cs="Calibri"/>
            <w:b/>
            <w:bCs/>
            <w:sz w:val="20"/>
            <w:szCs w:val="20"/>
          </w:rPr>
          <w:delText xml:space="preserve">at  </w:delText>
        </w:r>
      </w:del>
      <w:r w:rsidRPr="002F2E20">
        <w:rPr>
          <w:rFonts w:ascii="Calibri" w:hAnsi="Calibri" w:cs="Calibri"/>
          <w:b/>
          <w:bCs/>
          <w:sz w:val="20"/>
          <w:szCs w:val="20"/>
        </w:rPr>
        <w:t xml:space="preserve">along with the </w:t>
      </w:r>
      <w:r w:rsidR="0096606A" w:rsidRPr="002F2E20">
        <w:rPr>
          <w:rFonts w:ascii="Calibri" w:hAnsi="Calibri" w:cs="Calibri"/>
          <w:b/>
          <w:bCs/>
          <w:sz w:val="20"/>
          <w:szCs w:val="20"/>
        </w:rPr>
        <w:t xml:space="preserve">period of stay </w:t>
      </w:r>
      <w:r w:rsidRPr="002F2E20">
        <w:rPr>
          <w:rFonts w:ascii="Calibri" w:hAnsi="Calibri" w:cs="Calibri"/>
          <w:b/>
          <w:bCs/>
          <w:sz w:val="20"/>
          <w:szCs w:val="20"/>
        </w:rPr>
        <w:t>(to be mentioned in MM-YY format)</w:t>
      </w:r>
    </w:p>
    <w:p w14:paraId="3DA957D8" w14:textId="77777777" w:rsidR="0096606A" w:rsidRPr="002F2E20" w:rsidRDefault="0096606A" w:rsidP="005A049B">
      <w:pPr>
        <w:rPr>
          <w:ins w:id="6" w:author="Badrish Komarla" w:date="2017-12-08T16:26:00Z"/>
          <w:rFonts w:ascii="Calibri" w:hAnsi="Calibri" w:cs="Calibri"/>
          <w:b/>
          <w:bCs/>
          <w:sz w:val="20"/>
          <w:szCs w:val="20"/>
        </w:rPr>
      </w:pPr>
    </w:p>
    <w:p w14:paraId="249BE06C" w14:textId="77777777" w:rsidR="005A049B" w:rsidRPr="002F2E20" w:rsidRDefault="005A049B" w:rsidP="005A049B">
      <w:pPr>
        <w:rPr>
          <w:rFonts w:ascii="Calibri" w:hAnsi="Calibri" w:cs="Calibri"/>
          <w:b/>
          <w:bCs/>
          <w:sz w:val="20"/>
          <w:szCs w:val="20"/>
        </w:rPr>
      </w:pPr>
      <w:r w:rsidRPr="002F2E20">
        <w:rPr>
          <w:rFonts w:ascii="Calibri" w:hAnsi="Calibri" w:cs="Calibri"/>
          <w:b/>
          <w:bCs/>
          <w:sz w:val="20"/>
          <w:szCs w:val="20"/>
        </w:rPr>
        <w:lastRenderedPageBreak/>
        <w:t xml:space="preserve">Ensure that you are descriptive wherever </w:t>
      </w:r>
      <w:r w:rsidR="00713084" w:rsidRPr="002F2E20">
        <w:rPr>
          <w:rFonts w:ascii="Calibri" w:hAnsi="Calibri" w:cs="Calibri"/>
          <w:b/>
          <w:bCs/>
          <w:sz w:val="20"/>
          <w:szCs w:val="20"/>
        </w:rPr>
        <w:t>necessary.</w:t>
      </w:r>
    </w:p>
    <w:p w14:paraId="0AFD58BE" w14:textId="77777777" w:rsidR="005A049B" w:rsidRPr="002F2E20" w:rsidRDefault="005A049B" w:rsidP="005A049B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W w:w="95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3"/>
        <w:gridCol w:w="4662"/>
        <w:gridCol w:w="1510"/>
        <w:gridCol w:w="1370"/>
      </w:tblGrid>
      <w:tr w:rsidR="00D13956" w:rsidRPr="002F2E20" w14:paraId="7FDEA149" w14:textId="77777777" w:rsidTr="003975EC">
        <w:trPr>
          <w:trHeight w:val="255"/>
          <w:jc w:val="center"/>
        </w:trPr>
        <w:tc>
          <w:tcPr>
            <w:tcW w:w="1973" w:type="dxa"/>
            <w:noWrap/>
          </w:tcPr>
          <w:p w14:paraId="34422BC5" w14:textId="77777777" w:rsidR="00D13956" w:rsidRPr="002F2E20" w:rsidRDefault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Address </w:t>
            </w:r>
            <w:r w:rsidR="00D13956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Details</w:t>
            </w:r>
          </w:p>
          <w:p w14:paraId="6995E7A0" w14:textId="77777777" w:rsidR="005A049B" w:rsidRPr="002F2E20" w:rsidRDefault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62" w:type="dxa"/>
            <w:noWrap/>
          </w:tcPr>
          <w:p w14:paraId="36E3D4C5" w14:textId="77777777" w:rsidR="005A049B" w:rsidRPr="002F2E20" w:rsidRDefault="00CF13A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Complete Details of the Address with the </w:t>
            </w:r>
            <w:r w:rsidR="00713084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Landmark</w:t>
            </w: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&amp; Pin Code</w:t>
            </w:r>
          </w:p>
        </w:tc>
        <w:tc>
          <w:tcPr>
            <w:tcW w:w="1510" w:type="dxa"/>
            <w:noWrap/>
          </w:tcPr>
          <w:p w14:paraId="5D6655C4" w14:textId="77777777" w:rsidR="005A049B" w:rsidRPr="002F2E20" w:rsidRDefault="005A049B" w:rsidP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From </w:t>
            </w:r>
          </w:p>
          <w:p w14:paraId="39F535FE" w14:textId="77777777" w:rsidR="004C0BCE" w:rsidRPr="002F2E20" w:rsidRDefault="004C0BCE" w:rsidP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F25196F" w14:textId="77777777" w:rsidR="00CF13A7" w:rsidRPr="002F2E20" w:rsidRDefault="004C0BCE" w:rsidP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MM/YY</w:t>
            </w:r>
          </w:p>
        </w:tc>
        <w:tc>
          <w:tcPr>
            <w:tcW w:w="1370" w:type="dxa"/>
            <w:noWrap/>
          </w:tcPr>
          <w:p w14:paraId="1D4D67BB" w14:textId="77777777" w:rsidR="005A049B" w:rsidRPr="002F2E20" w:rsidRDefault="005A049B" w:rsidP="009D2825">
            <w:pPr>
              <w:ind w:left="-60" w:firstLine="60"/>
              <w:rPr>
                <w:ins w:id="7" w:author="Badrish Komarla" w:date="2017-12-08T16:25:00Z"/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To </w:t>
            </w:r>
          </w:p>
          <w:p w14:paraId="3D913173" w14:textId="77777777" w:rsidR="004C0BCE" w:rsidRPr="002F2E20" w:rsidRDefault="004C0BCE" w:rsidP="009D2825">
            <w:pPr>
              <w:ind w:left="-60" w:firstLine="6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622CB51" w14:textId="77777777" w:rsidR="00CF13A7" w:rsidRPr="002F2E20" w:rsidRDefault="004C0BCE" w:rsidP="009D2825">
            <w:pPr>
              <w:ind w:left="-60" w:firstLine="6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MM/YY</w:t>
            </w:r>
          </w:p>
        </w:tc>
      </w:tr>
      <w:tr w:rsidR="00D13956" w:rsidRPr="002F2E20" w14:paraId="749C7093" w14:textId="77777777" w:rsidTr="003975EC">
        <w:trPr>
          <w:trHeight w:val="255"/>
          <w:jc w:val="center"/>
        </w:trPr>
        <w:tc>
          <w:tcPr>
            <w:tcW w:w="1973" w:type="dxa"/>
            <w:noWrap/>
          </w:tcPr>
          <w:p w14:paraId="1ADE7CEF" w14:textId="77777777" w:rsidR="005A049B" w:rsidRPr="002F2E20" w:rsidRDefault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  <w:p w14:paraId="646BA9C6" w14:textId="77777777" w:rsidR="00D13956" w:rsidRPr="002F2E20" w:rsidRDefault="00CF13A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Current Address</w:t>
            </w:r>
          </w:p>
          <w:p w14:paraId="115CFFAD" w14:textId="77777777" w:rsidR="00CF13A7" w:rsidRPr="002F2E20" w:rsidRDefault="00CF13A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7C95528" w14:textId="77777777" w:rsidR="00D13956" w:rsidRPr="002F2E20" w:rsidRDefault="00D1395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62" w:type="dxa"/>
            <w:noWrap/>
          </w:tcPr>
          <w:p w14:paraId="41D4BA0B" w14:textId="77777777" w:rsidR="005A049B" w:rsidRPr="002F2E20" w:rsidRDefault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937B88" w:rsidRPr="00937B8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429, 3rd cross, Near GTP road, 7th stage, </w:t>
            </w:r>
            <w:proofErr w:type="spellStart"/>
            <w:r w:rsidR="00937B88" w:rsidRPr="00937B88">
              <w:rPr>
                <w:rFonts w:ascii="Calibri" w:hAnsi="Calibri" w:cs="Calibri"/>
                <w:b/>
                <w:bCs/>
                <w:sz w:val="20"/>
                <w:szCs w:val="20"/>
              </w:rPr>
              <w:t>mailasandra</w:t>
            </w:r>
            <w:proofErr w:type="spellEnd"/>
            <w:r w:rsidR="00937B88" w:rsidRPr="00937B8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Bengaluru, Karnataka </w:t>
            </w:r>
            <w:r w:rsidR="003D3595">
              <w:rPr>
                <w:rFonts w:ascii="Calibri" w:hAnsi="Calibri" w:cs="Calibri"/>
                <w:b/>
                <w:bCs/>
                <w:sz w:val="20"/>
                <w:szCs w:val="20"/>
              </w:rPr>
              <w:t>–</w:t>
            </w:r>
            <w:r w:rsidR="00937B88" w:rsidRPr="00937B8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560059</w:t>
            </w:r>
            <w:r w:rsid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India</w:t>
            </w:r>
          </w:p>
        </w:tc>
        <w:tc>
          <w:tcPr>
            <w:tcW w:w="1510" w:type="dxa"/>
            <w:noWrap/>
          </w:tcPr>
          <w:p w14:paraId="18F22206" w14:textId="77777777" w:rsidR="005A049B" w:rsidRPr="002F2E20" w:rsidRDefault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937B88" w:rsidRPr="00937B88">
              <w:rPr>
                <w:rFonts w:ascii="Calibri" w:hAnsi="Calibri" w:cs="Calibri"/>
                <w:b/>
                <w:bCs/>
                <w:sz w:val="20"/>
                <w:szCs w:val="20"/>
              </w:rPr>
              <w:t>11/2023</w:t>
            </w:r>
          </w:p>
        </w:tc>
        <w:tc>
          <w:tcPr>
            <w:tcW w:w="1370" w:type="dxa"/>
            <w:noWrap/>
          </w:tcPr>
          <w:p w14:paraId="1C0FF47B" w14:textId="77777777" w:rsidR="005A049B" w:rsidRPr="002F2E20" w:rsidRDefault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  <w:p w14:paraId="2B22E448" w14:textId="77777777" w:rsidR="00351AB4" w:rsidRPr="002F2E20" w:rsidRDefault="00351AB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Till Date</w:t>
            </w:r>
          </w:p>
        </w:tc>
      </w:tr>
      <w:tr w:rsidR="00D13956" w:rsidRPr="002F2E20" w14:paraId="67A9C569" w14:textId="77777777" w:rsidTr="003975EC">
        <w:trPr>
          <w:trHeight w:val="255"/>
          <w:jc w:val="center"/>
        </w:trPr>
        <w:tc>
          <w:tcPr>
            <w:tcW w:w="1973" w:type="dxa"/>
            <w:noWrap/>
          </w:tcPr>
          <w:p w14:paraId="3097B01D" w14:textId="77777777" w:rsidR="005A049B" w:rsidRPr="002F2E20" w:rsidRDefault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  <w:p w14:paraId="464C13FD" w14:textId="77777777" w:rsidR="00D13956" w:rsidRPr="002F2E20" w:rsidRDefault="00D1395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FA7A760" w14:textId="77777777" w:rsidR="00CF13A7" w:rsidRPr="002F2E20" w:rsidRDefault="003975E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Previous Address </w:t>
            </w:r>
            <w:r w:rsidR="00CF13A7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  <w:p w14:paraId="0DCCFF3F" w14:textId="77777777" w:rsidR="00D13956" w:rsidRPr="002F2E20" w:rsidRDefault="00D1395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C68C09F" w14:textId="77777777" w:rsidR="00D13956" w:rsidRPr="002F2E20" w:rsidRDefault="00D1395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62" w:type="dxa"/>
            <w:noWrap/>
          </w:tcPr>
          <w:p w14:paraId="29B25819" w14:textId="77777777" w:rsidR="005A049B" w:rsidRPr="002F2E20" w:rsidRDefault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3/107A, </w:t>
            </w:r>
            <w:proofErr w:type="spellStart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Edharlapatti</w:t>
            </w:r>
            <w:proofErr w:type="spellEnd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vill</w:t>
            </w:r>
            <w:proofErr w:type="spellEnd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Balethottam</w:t>
            </w:r>
            <w:proofErr w:type="spellEnd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(Post)</w:t>
            </w:r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Pochampalli</w:t>
            </w:r>
            <w:proofErr w:type="spellEnd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(TK)</w:t>
            </w:r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Krishnagiri</w:t>
            </w:r>
            <w:proofErr w:type="spellEnd"/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, Tamil Nadu 635206</w:t>
            </w:r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India</w:t>
            </w:r>
          </w:p>
        </w:tc>
        <w:tc>
          <w:tcPr>
            <w:tcW w:w="1510" w:type="dxa"/>
            <w:noWrap/>
          </w:tcPr>
          <w:p w14:paraId="39EA83BC" w14:textId="77777777" w:rsidR="005A049B" w:rsidRPr="002F2E20" w:rsidRDefault="003D359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08/2023</w:t>
            </w:r>
          </w:p>
        </w:tc>
        <w:tc>
          <w:tcPr>
            <w:tcW w:w="1370" w:type="dxa"/>
            <w:noWrap/>
          </w:tcPr>
          <w:p w14:paraId="74CC962A" w14:textId="77777777" w:rsidR="005A049B" w:rsidRPr="002F2E20" w:rsidRDefault="005A049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3D3595">
              <w:rPr>
                <w:rFonts w:ascii="Calibri" w:hAnsi="Calibri" w:cs="Calibri"/>
                <w:b/>
                <w:bCs/>
                <w:sz w:val="20"/>
                <w:szCs w:val="20"/>
              </w:rPr>
              <w:t>11/2023</w:t>
            </w:r>
          </w:p>
        </w:tc>
      </w:tr>
      <w:tr w:rsidR="00D15217" w:rsidRPr="002F2E20" w14:paraId="729BCA53" w14:textId="77777777" w:rsidTr="003975EC">
        <w:trPr>
          <w:trHeight w:val="255"/>
          <w:jc w:val="center"/>
        </w:trPr>
        <w:tc>
          <w:tcPr>
            <w:tcW w:w="1973" w:type="dxa"/>
            <w:noWrap/>
          </w:tcPr>
          <w:p w14:paraId="77074C98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  <w:p w14:paraId="6E12624B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251D9D8" w14:textId="77777777" w:rsidR="00D15217" w:rsidRPr="003975EC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Previous Address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  <w:p w14:paraId="291F2463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AC3B98A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62" w:type="dxa"/>
            <w:noWrap/>
          </w:tcPr>
          <w:p w14:paraId="31B1B93A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93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37F, Evergreen </w:t>
            </w:r>
            <w:proofErr w:type="gramStart"/>
            <w:r w:rsidRPr="00281931">
              <w:rPr>
                <w:rFonts w:ascii="Calibri" w:hAnsi="Calibri" w:cs="Calibri"/>
                <w:b/>
                <w:bCs/>
                <w:sz w:val="20"/>
                <w:szCs w:val="20"/>
              </w:rPr>
              <w:t>ladies</w:t>
            </w:r>
            <w:proofErr w:type="gramEnd"/>
            <w:r w:rsidRPr="0028193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hostel, Vijayanagar, Velachery, Chennai, </w:t>
            </w:r>
            <w:proofErr w:type="spellStart"/>
            <w:r w:rsidRPr="00281931">
              <w:rPr>
                <w:rFonts w:ascii="Calibri" w:hAnsi="Calibri" w:cs="Calibri"/>
                <w:b/>
                <w:bCs/>
                <w:sz w:val="20"/>
                <w:szCs w:val="20"/>
              </w:rPr>
              <w:t>Tamilnadu</w:t>
            </w:r>
            <w:proofErr w:type="spellEnd"/>
            <w:r w:rsidRPr="0028193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– 600042.</w:t>
            </w:r>
            <w:r w:rsidR="003D3595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India</w:t>
            </w:r>
          </w:p>
        </w:tc>
        <w:tc>
          <w:tcPr>
            <w:tcW w:w="1510" w:type="dxa"/>
            <w:noWrap/>
          </w:tcPr>
          <w:p w14:paraId="0A1BB499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Pr="00281931">
              <w:rPr>
                <w:rFonts w:ascii="Calibri" w:hAnsi="Calibri" w:cs="Calibri"/>
                <w:b/>
                <w:bCs/>
                <w:sz w:val="20"/>
                <w:szCs w:val="20"/>
              </w:rPr>
              <w:t>05/2023</w:t>
            </w:r>
          </w:p>
        </w:tc>
        <w:tc>
          <w:tcPr>
            <w:tcW w:w="1370" w:type="dxa"/>
            <w:noWrap/>
          </w:tcPr>
          <w:p w14:paraId="63EC12D8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Pr="00281931">
              <w:rPr>
                <w:rFonts w:ascii="Calibri" w:hAnsi="Calibri" w:cs="Calibri"/>
                <w:b/>
                <w:bCs/>
                <w:sz w:val="20"/>
                <w:szCs w:val="20"/>
              </w:rPr>
              <w:t>08/2023</w:t>
            </w:r>
          </w:p>
        </w:tc>
      </w:tr>
      <w:tr w:rsidR="00D15217" w:rsidRPr="002F2E20" w14:paraId="19BF186A" w14:textId="77777777" w:rsidTr="003975EC">
        <w:trPr>
          <w:trHeight w:val="255"/>
          <w:jc w:val="center"/>
        </w:trPr>
        <w:tc>
          <w:tcPr>
            <w:tcW w:w="1973" w:type="dxa"/>
            <w:noWrap/>
          </w:tcPr>
          <w:p w14:paraId="5DADB488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  <w:p w14:paraId="6BF3B246" w14:textId="77777777" w:rsidR="00D15217" w:rsidRPr="003975EC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Previous Address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  <w:p w14:paraId="7F0B24B5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98C2891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0FD2369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62" w:type="dxa"/>
            <w:noWrap/>
          </w:tcPr>
          <w:p w14:paraId="4A4439BA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A814D2"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3/107A, </w:t>
            </w:r>
            <w:proofErr w:type="spellStart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Edharlapatti</w:t>
            </w:r>
            <w:proofErr w:type="spellEnd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vill</w:t>
            </w:r>
            <w:proofErr w:type="spellEnd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Balethottam</w:t>
            </w:r>
            <w:proofErr w:type="spellEnd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(Post)</w:t>
            </w:r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Pochampalli</w:t>
            </w:r>
            <w:proofErr w:type="spellEnd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(TK)</w:t>
            </w:r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Krishnagiri</w:t>
            </w:r>
            <w:proofErr w:type="spellEnd"/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t>, Tamil Nadu 635206</w:t>
            </w:r>
            <w:r w:rsidR="00A814D2" w:rsidRPr="003D3595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India</w:t>
            </w:r>
          </w:p>
        </w:tc>
        <w:tc>
          <w:tcPr>
            <w:tcW w:w="1510" w:type="dxa"/>
            <w:noWrap/>
          </w:tcPr>
          <w:p w14:paraId="36677275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2177DC">
              <w:rPr>
                <w:rFonts w:ascii="Calibri" w:hAnsi="Calibri" w:cs="Calibri"/>
                <w:b/>
                <w:bCs/>
                <w:sz w:val="20"/>
                <w:szCs w:val="20"/>
              </w:rPr>
              <w:t>07/2022</w:t>
            </w:r>
          </w:p>
        </w:tc>
        <w:tc>
          <w:tcPr>
            <w:tcW w:w="1370" w:type="dxa"/>
            <w:noWrap/>
          </w:tcPr>
          <w:p w14:paraId="399EBCD5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2177DC">
              <w:rPr>
                <w:rFonts w:ascii="Calibri" w:hAnsi="Calibri" w:cs="Calibri"/>
                <w:b/>
                <w:bCs/>
                <w:sz w:val="20"/>
                <w:szCs w:val="20"/>
              </w:rPr>
              <w:t>05/2023</w:t>
            </w:r>
          </w:p>
        </w:tc>
      </w:tr>
      <w:tr w:rsidR="00D15217" w:rsidRPr="002F2E20" w14:paraId="3DDAE365" w14:textId="77777777" w:rsidTr="003975EC">
        <w:trPr>
          <w:trHeight w:val="255"/>
          <w:jc w:val="center"/>
        </w:trPr>
        <w:tc>
          <w:tcPr>
            <w:tcW w:w="1973" w:type="dxa"/>
            <w:noWrap/>
          </w:tcPr>
          <w:p w14:paraId="53185699" w14:textId="77777777" w:rsidR="00D15217" w:rsidRPr="003975EC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Previous Address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  <w:p w14:paraId="67BF1F58" w14:textId="77777777" w:rsidR="00D15217" w:rsidRPr="002F2E20" w:rsidDel="004C0BCE" w:rsidRDefault="00D15217" w:rsidP="00D15217">
            <w:pPr>
              <w:rPr>
                <w:del w:id="8" w:author="Badrish Komarla" w:date="2017-12-08T16:18:00Z"/>
                <w:rFonts w:ascii="Calibri" w:hAnsi="Calibri" w:cs="Calibri"/>
                <w:b/>
                <w:bCs/>
                <w:sz w:val="20"/>
                <w:szCs w:val="20"/>
              </w:rPr>
            </w:pPr>
            <w:del w:id="9" w:author="Badrish Komarla" w:date="2017-12-08T16:18:00Z">
              <w:r w:rsidRPr="002F2E20" w:rsidDel="004C0BCE">
                <w:rPr>
                  <w:rFonts w:ascii="Calibri" w:hAnsi="Calibri" w:cs="Calibri"/>
                  <w:b/>
                  <w:bCs/>
                  <w:sz w:val="20"/>
                  <w:szCs w:val="20"/>
                </w:rPr>
                <w:delText> </w:delText>
              </w:r>
            </w:del>
          </w:p>
          <w:p w14:paraId="2A226529" w14:textId="77777777" w:rsidR="00D15217" w:rsidRPr="002F2E20" w:rsidDel="004C0BCE" w:rsidRDefault="00D15217" w:rsidP="00D15217">
            <w:pPr>
              <w:rPr>
                <w:del w:id="10" w:author="Badrish Komarla" w:date="2017-12-08T16:18:00Z"/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48FA8D8" w14:textId="77777777" w:rsidR="00D15217" w:rsidRPr="002F2E20" w:rsidDel="004C0BCE" w:rsidRDefault="00D15217" w:rsidP="00D15217">
            <w:pPr>
              <w:rPr>
                <w:del w:id="11" w:author="Badrish Komarla" w:date="2017-12-08T16:18:00Z"/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64D1CDF" w14:textId="77777777" w:rsidR="00D15217" w:rsidRPr="002F2E20" w:rsidDel="004C0BCE" w:rsidRDefault="00D15217" w:rsidP="00D15217">
            <w:pPr>
              <w:rPr>
                <w:del w:id="12" w:author="Badrish Komarla" w:date="2017-12-08T16:18:00Z"/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759458B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62" w:type="dxa"/>
            <w:noWrap/>
          </w:tcPr>
          <w:p w14:paraId="26CDB79F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2177DC" w:rsidRPr="002177DC">
              <w:rPr>
                <w:rFonts w:ascii="Calibri" w:hAnsi="Calibri" w:cs="Calibri"/>
                <w:b/>
                <w:bCs/>
                <w:sz w:val="20"/>
                <w:szCs w:val="20"/>
              </w:rPr>
              <w:t>Anna University BIT Campus</w:t>
            </w:r>
            <w:r w:rsidR="002177DC" w:rsidRPr="002177DC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="002177DC" w:rsidRPr="002177DC">
              <w:rPr>
                <w:rFonts w:ascii="Calibri" w:hAnsi="Calibri" w:cs="Calibri"/>
                <w:b/>
                <w:bCs/>
                <w:sz w:val="20"/>
                <w:szCs w:val="20"/>
              </w:rPr>
              <w:t>Mandaiyur</w:t>
            </w:r>
            <w:proofErr w:type="spellEnd"/>
            <w:r w:rsidR="002177D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002177DC" w:rsidRPr="002177DC">
              <w:rPr>
                <w:rFonts w:ascii="Calibri" w:hAnsi="Calibri" w:cs="Calibri"/>
                <w:b/>
                <w:bCs/>
                <w:sz w:val="20"/>
                <w:szCs w:val="20"/>
              </w:rPr>
              <w:t>Tiruchirappalli, Tamil Nadu 620024India</w:t>
            </w:r>
          </w:p>
        </w:tc>
        <w:tc>
          <w:tcPr>
            <w:tcW w:w="1510" w:type="dxa"/>
            <w:noWrap/>
          </w:tcPr>
          <w:p w14:paraId="3D0A053C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A51DDA">
              <w:rPr>
                <w:rFonts w:ascii="Calibri" w:hAnsi="Calibri" w:cs="Calibri"/>
                <w:b/>
                <w:bCs/>
                <w:sz w:val="20"/>
                <w:szCs w:val="20"/>
              </w:rPr>
              <w:t>08/2018</w:t>
            </w:r>
          </w:p>
        </w:tc>
        <w:tc>
          <w:tcPr>
            <w:tcW w:w="1370" w:type="dxa"/>
            <w:noWrap/>
          </w:tcPr>
          <w:p w14:paraId="4477AAA9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A51DDA">
              <w:rPr>
                <w:rFonts w:ascii="Calibri" w:hAnsi="Calibri" w:cs="Calibri"/>
                <w:b/>
                <w:bCs/>
                <w:sz w:val="20"/>
                <w:szCs w:val="20"/>
              </w:rPr>
              <w:t>06/2022</w:t>
            </w:r>
          </w:p>
        </w:tc>
      </w:tr>
      <w:tr w:rsidR="00D15217" w:rsidRPr="002F2E20" w14:paraId="4A746F7A" w14:textId="77777777" w:rsidTr="003975EC">
        <w:trPr>
          <w:trHeight w:val="255"/>
          <w:jc w:val="center"/>
        </w:trPr>
        <w:tc>
          <w:tcPr>
            <w:tcW w:w="1973" w:type="dxa"/>
            <w:noWrap/>
          </w:tcPr>
          <w:p w14:paraId="115276E8" w14:textId="77777777" w:rsidR="00D15217" w:rsidRPr="003975EC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975E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Previous Address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  <w:p w14:paraId="23A85443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  <w:p w14:paraId="0BB547BD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48DD662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0663456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BF28CB4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62" w:type="dxa"/>
            <w:noWrap/>
          </w:tcPr>
          <w:p w14:paraId="630C977A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A51DDA"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  <w:tc>
          <w:tcPr>
            <w:tcW w:w="1510" w:type="dxa"/>
            <w:noWrap/>
          </w:tcPr>
          <w:p w14:paraId="751C0519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A51DDA"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  <w:tc>
          <w:tcPr>
            <w:tcW w:w="1370" w:type="dxa"/>
            <w:noWrap/>
          </w:tcPr>
          <w:p w14:paraId="4EFC91DB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A51DDA">
              <w:rPr>
                <w:rFonts w:ascii="Calibri" w:hAnsi="Calibri" w:cs="Calibri"/>
                <w:b/>
                <w:bCs/>
                <w:sz w:val="20"/>
                <w:szCs w:val="20"/>
              </w:rPr>
              <w:t>NA</w:t>
            </w:r>
          </w:p>
        </w:tc>
      </w:tr>
      <w:tr w:rsidR="00D15217" w:rsidRPr="002F2E20" w14:paraId="4A43CD7F" w14:textId="77777777" w:rsidTr="003975EC">
        <w:trPr>
          <w:trHeight w:val="255"/>
          <w:jc w:val="center"/>
        </w:trPr>
        <w:tc>
          <w:tcPr>
            <w:tcW w:w="1973" w:type="dxa"/>
            <w:noWrap/>
          </w:tcPr>
          <w:p w14:paraId="6FE56AE4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  <w:p w14:paraId="4F42A949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B65241E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Permanent Address</w:t>
            </w:r>
          </w:p>
          <w:p w14:paraId="0227817F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09F9C82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62" w:type="dxa"/>
            <w:noWrap/>
          </w:tcPr>
          <w:p w14:paraId="464409FC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3/107A, </w:t>
            </w:r>
            <w:proofErr w:type="spellStart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>Edharlapatti</w:t>
            </w:r>
            <w:proofErr w:type="spellEnd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>vill</w:t>
            </w:r>
            <w:proofErr w:type="spellEnd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>Balethottam</w:t>
            </w:r>
            <w:proofErr w:type="spellEnd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(Post)</w:t>
            </w:r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>Pochampalli</w:t>
            </w:r>
            <w:proofErr w:type="spellEnd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(TK)</w:t>
            </w:r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proofErr w:type="spellStart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>Krishnagiri</w:t>
            </w:r>
            <w:proofErr w:type="spellEnd"/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t>, Tamil Nadu 635206</w:t>
            </w:r>
            <w:r w:rsidRPr="00D25D1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India</w:t>
            </w:r>
          </w:p>
        </w:tc>
        <w:tc>
          <w:tcPr>
            <w:tcW w:w="1510" w:type="dxa"/>
            <w:noWrap/>
          </w:tcPr>
          <w:p w14:paraId="3B3FE276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01/</w:t>
            </w:r>
            <w:r w:rsidRPr="002C6FEF">
              <w:rPr>
                <w:rFonts w:ascii="Calibri" w:hAnsi="Calibri" w:cs="Calibri"/>
                <w:b/>
                <w:bCs/>
                <w:sz w:val="20"/>
                <w:szCs w:val="20"/>
              </w:rPr>
              <w:t>1995</w:t>
            </w:r>
          </w:p>
        </w:tc>
        <w:tc>
          <w:tcPr>
            <w:tcW w:w="1370" w:type="dxa"/>
            <w:noWrap/>
          </w:tcPr>
          <w:p w14:paraId="1CDFA183" w14:textId="77777777" w:rsidR="00D15217" w:rsidRPr="002F2E20" w:rsidRDefault="00D15217" w:rsidP="00D1521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F2E20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Till Date</w:t>
            </w:r>
          </w:p>
        </w:tc>
      </w:tr>
    </w:tbl>
    <w:p w14:paraId="262F4FBD" w14:textId="77777777" w:rsidR="005A049B" w:rsidRPr="002F2E20" w:rsidRDefault="005A049B">
      <w:pPr>
        <w:rPr>
          <w:rFonts w:ascii="Calibri" w:hAnsi="Calibri" w:cs="Calibri"/>
          <w:b/>
          <w:bCs/>
          <w:sz w:val="20"/>
          <w:szCs w:val="20"/>
        </w:rPr>
      </w:pPr>
    </w:p>
    <w:p w14:paraId="0012CDE5" w14:textId="77777777" w:rsidR="00CA0DBF" w:rsidRPr="002F2E20" w:rsidRDefault="00CA0DBF">
      <w:pPr>
        <w:rPr>
          <w:rFonts w:ascii="Calibri" w:hAnsi="Calibri" w:cs="Calibri"/>
          <w:sz w:val="20"/>
          <w:szCs w:val="20"/>
        </w:rPr>
      </w:pPr>
    </w:p>
    <w:sectPr w:rsidR="00CA0DBF" w:rsidRPr="002F2E20" w:rsidSect="00CF13A7">
      <w:headerReference w:type="default" r:id="rId11"/>
      <w:footerReference w:type="default" r:id="rId12"/>
      <w:pgSz w:w="12240" w:h="15840"/>
      <w:pgMar w:top="1440" w:right="180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01CC3" w14:textId="77777777" w:rsidR="005978F3" w:rsidRDefault="005978F3">
      <w:r>
        <w:separator/>
      </w:r>
    </w:p>
  </w:endnote>
  <w:endnote w:type="continuationSeparator" w:id="0">
    <w:p w14:paraId="463683B7" w14:textId="77777777" w:rsidR="005978F3" w:rsidRDefault="0059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A822" w14:textId="77777777" w:rsidR="008B3243" w:rsidRPr="00001346" w:rsidRDefault="008B3243">
    <w:pPr>
      <w:pStyle w:val="Footer"/>
      <w:rPr>
        <w:sz w:val="20"/>
        <w:szCs w:val="20"/>
      </w:rPr>
    </w:pPr>
    <w:r w:rsidRPr="00001346">
      <w:rPr>
        <w:sz w:val="20"/>
        <w:szCs w:val="20"/>
      </w:rPr>
      <w:t>Ver No 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45411" w14:textId="77777777" w:rsidR="005978F3" w:rsidRDefault="005978F3">
      <w:r>
        <w:separator/>
      </w:r>
    </w:p>
  </w:footnote>
  <w:footnote w:type="continuationSeparator" w:id="0">
    <w:p w14:paraId="64147AB0" w14:textId="77777777" w:rsidR="005978F3" w:rsidRDefault="00597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E094E" w14:textId="77777777" w:rsidR="00C22C31" w:rsidRDefault="00EC6414" w:rsidP="00F1675F">
    <w:pPr>
      <w:pStyle w:val="Header"/>
      <w:jc w:val="right"/>
    </w:pPr>
    <w:r>
      <w:fldChar w:fldCharType="begin"/>
    </w:r>
    <w:r>
      <w:instrText xml:space="preserve"> INCLUDEPICTURE  "cid:image001.png@01D70B55.12F54AB0" \* MERGEFORMATINET </w:instrText>
    </w:r>
    <w:r>
      <w:fldChar w:fldCharType="separate"/>
    </w:r>
    <w:r w:rsidR="005978F3">
      <w:fldChar w:fldCharType="begin"/>
    </w:r>
    <w:r w:rsidR="005978F3">
      <w:instrText xml:space="preserve"> INCLUDEPICTURE  "cid:image001.png@01D70B55.12F54AB0" \* MERGEFORMATINET </w:instrText>
    </w:r>
    <w:r w:rsidR="005978F3">
      <w:fldChar w:fldCharType="separate"/>
    </w:r>
    <w:r w:rsidR="00F80CD1">
      <w:pict w14:anchorId="7FE3E6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1pt;height:44.5pt">
          <v:imagedata r:id="rId1" r:href="rId2"/>
        </v:shape>
      </w:pict>
    </w:r>
    <w:r w:rsidR="005978F3">
      <w:fldChar w:fldCharType="end"/>
    </w:r>
    <w:r>
      <w:fldChar w:fldCharType="end"/>
    </w:r>
  </w:p>
  <w:p w14:paraId="59B7B94B" w14:textId="77777777" w:rsidR="00D17B12" w:rsidRPr="00874E62" w:rsidRDefault="00D17B12" w:rsidP="001056A7">
    <w:pPr>
      <w:pStyle w:val="Header"/>
      <w:ind w:left="5760"/>
      <w:rPr>
        <w:rFonts w:ascii="Trebuchet MS" w:hAnsi="Trebuchet MS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14C2"/>
    <w:multiLevelType w:val="hybridMultilevel"/>
    <w:tmpl w:val="FC54CA4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2A2931B7"/>
    <w:multiLevelType w:val="hybridMultilevel"/>
    <w:tmpl w:val="CA0821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70F29"/>
    <w:multiLevelType w:val="hybridMultilevel"/>
    <w:tmpl w:val="7264024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7B635BEA"/>
    <w:multiLevelType w:val="hybridMultilevel"/>
    <w:tmpl w:val="D102F8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30369190">
    <w:abstractNumId w:val="1"/>
  </w:num>
  <w:num w:numId="2" w16cid:durableId="188106844">
    <w:abstractNumId w:val="0"/>
  </w:num>
  <w:num w:numId="3" w16cid:durableId="1176386369">
    <w:abstractNumId w:val="2"/>
  </w:num>
  <w:num w:numId="4" w16cid:durableId="1550915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62"/>
    <w:rsid w:val="00001346"/>
    <w:rsid w:val="0000595D"/>
    <w:rsid w:val="00024D6C"/>
    <w:rsid w:val="00070FB9"/>
    <w:rsid w:val="00071CB5"/>
    <w:rsid w:val="001056A7"/>
    <w:rsid w:val="001114C5"/>
    <w:rsid w:val="001144FB"/>
    <w:rsid w:val="00156A40"/>
    <w:rsid w:val="001665C4"/>
    <w:rsid w:val="001804D2"/>
    <w:rsid w:val="001D35D3"/>
    <w:rsid w:val="001F1337"/>
    <w:rsid w:val="00200972"/>
    <w:rsid w:val="002059D1"/>
    <w:rsid w:val="002177DC"/>
    <w:rsid w:val="00281931"/>
    <w:rsid w:val="002A623A"/>
    <w:rsid w:val="002C2DB8"/>
    <w:rsid w:val="002C6FEF"/>
    <w:rsid w:val="002D2D39"/>
    <w:rsid w:val="002D7D33"/>
    <w:rsid w:val="002E324E"/>
    <w:rsid w:val="002F2E20"/>
    <w:rsid w:val="003306B0"/>
    <w:rsid w:val="00341A3B"/>
    <w:rsid w:val="0034644C"/>
    <w:rsid w:val="00351AB4"/>
    <w:rsid w:val="00351F34"/>
    <w:rsid w:val="003775D3"/>
    <w:rsid w:val="003936F8"/>
    <w:rsid w:val="003975EC"/>
    <w:rsid w:val="003D3595"/>
    <w:rsid w:val="003F209E"/>
    <w:rsid w:val="00404656"/>
    <w:rsid w:val="004051EE"/>
    <w:rsid w:val="00446AE6"/>
    <w:rsid w:val="004804A1"/>
    <w:rsid w:val="00495BC7"/>
    <w:rsid w:val="004C0BCE"/>
    <w:rsid w:val="005978F3"/>
    <w:rsid w:val="005A049B"/>
    <w:rsid w:val="005D7FF2"/>
    <w:rsid w:val="005E736E"/>
    <w:rsid w:val="00604078"/>
    <w:rsid w:val="00641BE9"/>
    <w:rsid w:val="00676D61"/>
    <w:rsid w:val="00685FBE"/>
    <w:rsid w:val="007079CC"/>
    <w:rsid w:val="00713084"/>
    <w:rsid w:val="00726656"/>
    <w:rsid w:val="00740FB1"/>
    <w:rsid w:val="00761D72"/>
    <w:rsid w:val="007829B8"/>
    <w:rsid w:val="00793AEE"/>
    <w:rsid w:val="007A4C5C"/>
    <w:rsid w:val="007A5B63"/>
    <w:rsid w:val="007C0051"/>
    <w:rsid w:val="007C4F8F"/>
    <w:rsid w:val="007D6851"/>
    <w:rsid w:val="008274BF"/>
    <w:rsid w:val="00847C55"/>
    <w:rsid w:val="00850D0B"/>
    <w:rsid w:val="00860DE7"/>
    <w:rsid w:val="00874E62"/>
    <w:rsid w:val="008B3243"/>
    <w:rsid w:val="008C54A7"/>
    <w:rsid w:val="008D171D"/>
    <w:rsid w:val="008E3FCF"/>
    <w:rsid w:val="008F5A9F"/>
    <w:rsid w:val="0090295C"/>
    <w:rsid w:val="00937B88"/>
    <w:rsid w:val="009407D1"/>
    <w:rsid w:val="0096606A"/>
    <w:rsid w:val="009839B3"/>
    <w:rsid w:val="009D2825"/>
    <w:rsid w:val="009F1605"/>
    <w:rsid w:val="00A51D34"/>
    <w:rsid w:val="00A51DDA"/>
    <w:rsid w:val="00A814D2"/>
    <w:rsid w:val="00A907AE"/>
    <w:rsid w:val="00AD29EC"/>
    <w:rsid w:val="00AE041C"/>
    <w:rsid w:val="00B35359"/>
    <w:rsid w:val="00B5706A"/>
    <w:rsid w:val="00B87468"/>
    <w:rsid w:val="00B934DE"/>
    <w:rsid w:val="00B97AB4"/>
    <w:rsid w:val="00BC5798"/>
    <w:rsid w:val="00BE542B"/>
    <w:rsid w:val="00C22C31"/>
    <w:rsid w:val="00C67F95"/>
    <w:rsid w:val="00C95289"/>
    <w:rsid w:val="00CA0DBF"/>
    <w:rsid w:val="00CA3FD4"/>
    <w:rsid w:val="00CE42B3"/>
    <w:rsid w:val="00CF13A7"/>
    <w:rsid w:val="00CF1628"/>
    <w:rsid w:val="00D13956"/>
    <w:rsid w:val="00D15217"/>
    <w:rsid w:val="00D17B12"/>
    <w:rsid w:val="00D25D1E"/>
    <w:rsid w:val="00D80126"/>
    <w:rsid w:val="00D8378A"/>
    <w:rsid w:val="00D95EB1"/>
    <w:rsid w:val="00DD0559"/>
    <w:rsid w:val="00E059AE"/>
    <w:rsid w:val="00E50C4C"/>
    <w:rsid w:val="00E80941"/>
    <w:rsid w:val="00E86E69"/>
    <w:rsid w:val="00EC6414"/>
    <w:rsid w:val="00EE10AB"/>
    <w:rsid w:val="00EF7815"/>
    <w:rsid w:val="00F044FC"/>
    <w:rsid w:val="00F107D0"/>
    <w:rsid w:val="00F1675F"/>
    <w:rsid w:val="00F80CD1"/>
    <w:rsid w:val="00FF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233588DE"/>
  <w15:chartTrackingRefBased/>
  <w15:docId w15:val="{7FD71088-E0CC-47F6-87E8-C2F5C44D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30"/>
      <w:u w:val="single"/>
    </w:rPr>
  </w:style>
  <w:style w:type="paragraph" w:styleId="Header">
    <w:name w:val="header"/>
    <w:basedOn w:val="Normal"/>
    <w:link w:val="HeaderChar"/>
    <w:uiPriority w:val="99"/>
    <w:rsid w:val="00874E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74E6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E04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059AE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B87468"/>
    <w:rPr>
      <w:sz w:val="16"/>
      <w:szCs w:val="16"/>
    </w:rPr>
  </w:style>
  <w:style w:type="paragraph" w:styleId="CommentText">
    <w:name w:val="annotation text"/>
    <w:basedOn w:val="Normal"/>
    <w:semiHidden/>
    <w:rsid w:val="00B8746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87468"/>
    <w:rPr>
      <w:b/>
      <w:bCs/>
    </w:rPr>
  </w:style>
  <w:style w:type="character" w:customStyle="1" w:styleId="HeaderChar">
    <w:name w:val="Header Char"/>
    <w:link w:val="Header"/>
    <w:uiPriority w:val="99"/>
    <w:rsid w:val="00C22C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0B55.12F54A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0E32C8E889E64291166936663DE3E5" ma:contentTypeVersion="9" ma:contentTypeDescription="Create a new document." ma:contentTypeScope="" ma:versionID="4d5992cf18fc7e3afa469d2c12e60470">
  <xsd:schema xmlns:xsd="http://www.w3.org/2001/XMLSchema" xmlns:xs="http://www.w3.org/2001/XMLSchema" xmlns:p="http://schemas.microsoft.com/office/2006/metadata/properties" xmlns:ns3="a2317c2f-e653-4eed-8aa7-b2c802901448" targetNamespace="http://schemas.microsoft.com/office/2006/metadata/properties" ma:root="true" ma:fieldsID="7ea2061547e59cabcff036eb3afe763e" ns3:_="">
    <xsd:import namespace="a2317c2f-e653-4eed-8aa7-b2c8029014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17c2f-e653-4eed-8aa7-b2c8029014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317c2f-e653-4eed-8aa7-b2c802901448" xsi:nil="true"/>
  </documentManagement>
</p:properties>
</file>

<file path=customXml/itemProps1.xml><?xml version="1.0" encoding="utf-8"?>
<ds:datastoreItem xmlns:ds="http://schemas.openxmlformats.org/officeDocument/2006/customXml" ds:itemID="{A946FE04-47FB-432F-B888-10B9724048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33D711-E21F-4ACE-8A51-FFA971BB0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17c2f-e653-4eed-8aa7-b2c802901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B45781-F47B-49E4-B678-9600711055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4ED79C-326B-46C1-A2CA-0C2B83865F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653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FORM</vt:lpstr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FORM</dc:title>
  <dc:subject/>
  <dc:creator>vibrant</dc:creator>
  <cp:keywords/>
  <dc:description/>
  <cp:lastModifiedBy>Mythika Kanthasami</cp:lastModifiedBy>
  <cp:revision>2</cp:revision>
  <cp:lastPrinted>2009-11-24T04:11:00Z</cp:lastPrinted>
  <dcterms:created xsi:type="dcterms:W3CDTF">2026-05-13T09:01:00Z</dcterms:created>
  <dcterms:modified xsi:type="dcterms:W3CDTF">2026-05-13T09:01:00Z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0x010100830E32C8E889E64291166936663DE3E5</vt:lpwstr>
  </property>
</Properties>
</file>